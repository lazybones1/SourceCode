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F5496" w:themeColor="accent1" w:themeShade="BF"/>
          <w:kern w:val="0"/>
          <w:sz w:val="32"/>
          <w:szCs w:val="32"/>
          <w:lang w:val="ko"/>
        </w:rPr>
        <w:id w:val="-964030312"/>
        <w:docPartObj>
          <w:docPartGallery w:val="Cover Pages"/>
          <w:docPartUnique/>
        </w:docPartObj>
      </w:sdtPr>
      <w:sdtEndPr>
        <w:rPr>
          <w:rFonts w:hint="eastAsia"/>
          <w:sz w:val="24"/>
          <w:szCs w:val="24"/>
        </w:rPr>
      </w:sdtEndPr>
      <w:sdtContent>
        <w:p w14:paraId="4E018021" w14:textId="77777777" w:rsidR="00F30CF2" w:rsidRDefault="00F30CF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F30CF2" w14:paraId="6E6781B6" w14:textId="77777777" w:rsidTr="00B81648">
            <w:sdt>
              <w:sdtPr>
                <w:rPr>
                  <w:rFonts w:hint="eastAsia"/>
                  <w:color w:val="2F5496" w:themeColor="accent1" w:themeShade="BF"/>
                  <w:sz w:val="24"/>
                  <w:szCs w:val="24"/>
                </w:rPr>
                <w:alias w:val="회사"/>
                <w:id w:val="13406915"/>
                <w:placeholder>
                  <w:docPart w:val="B16513A48B05474BA33D29BA23D9A79B"/>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2A9D44DC" w14:textId="77777777" w:rsidR="00F30CF2" w:rsidRDefault="00F30CF2">
                    <w:pPr>
                      <w:pStyle w:val="a3"/>
                      <w:rPr>
                        <w:color w:val="2F5496" w:themeColor="accent1" w:themeShade="BF"/>
                        <w:sz w:val="24"/>
                      </w:rPr>
                    </w:pPr>
                    <w:r>
                      <w:rPr>
                        <w:rFonts w:hint="eastAsia"/>
                        <w:color w:val="2F5496" w:themeColor="accent1" w:themeShade="BF"/>
                        <w:sz w:val="24"/>
                        <w:szCs w:val="24"/>
                      </w:rPr>
                      <w:t>2019-2 소스코드 분석</w:t>
                    </w:r>
                  </w:p>
                </w:tc>
              </w:sdtContent>
            </w:sdt>
          </w:tr>
          <w:tr w:rsidR="00F30CF2" w14:paraId="4B8033E2" w14:textId="77777777" w:rsidTr="00B81648">
            <w:tc>
              <w:tcPr>
                <w:tcW w:w="7209" w:type="dxa"/>
              </w:tcPr>
              <w:sdt>
                <w:sdtPr>
                  <w:rPr>
                    <w:rFonts w:asciiTheme="majorHAnsi" w:eastAsiaTheme="majorEastAsia" w:hAnsiTheme="majorHAnsi" w:cstheme="majorBidi" w:hint="eastAsia"/>
                    <w:color w:val="4472C4" w:themeColor="accent1"/>
                    <w:sz w:val="88"/>
                    <w:szCs w:val="88"/>
                  </w:rPr>
                  <w:alias w:val="제목"/>
                  <w:id w:val="13406919"/>
                  <w:placeholder>
                    <w:docPart w:val="74CC085D9ED2416BB517BD918EEE404F"/>
                  </w:placeholder>
                  <w:dataBinding w:prefixMappings="xmlns:ns0='http://schemas.openxmlformats.org/package/2006/metadata/core-properties' xmlns:ns1='http://purl.org/dc/elements/1.1/'" w:xpath="/ns0:coreProperties[1]/ns1:title[1]" w:storeItemID="{6C3C8BC8-F283-45AE-878A-BAB7291924A1}"/>
                  <w:text/>
                </w:sdtPr>
                <w:sdtEndPr/>
                <w:sdtContent>
                  <w:p w14:paraId="13E82280" w14:textId="77777777" w:rsidR="00F30CF2" w:rsidRDefault="00F30CF2">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8조 보고서</w:t>
                    </w:r>
                  </w:p>
                </w:sdtContent>
              </w:sdt>
            </w:tc>
          </w:tr>
          <w:tr w:rsidR="00F30CF2" w14:paraId="659C89F8" w14:textId="77777777" w:rsidTr="00B81648">
            <w:sdt>
              <w:sdtPr>
                <w:rPr>
                  <w:rFonts w:hint="eastAsia"/>
                  <w:color w:val="2F5496" w:themeColor="accent1" w:themeShade="BF"/>
                  <w:sz w:val="24"/>
                  <w:szCs w:val="24"/>
                </w:rPr>
                <w:alias w:val="부제"/>
                <w:id w:val="13406923"/>
                <w:placeholder>
                  <w:docPart w:val="E0513B7E31674D5480B6C70434254602"/>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10534576" w14:textId="3B14D92F" w:rsidR="00F30CF2" w:rsidRDefault="0020757C">
                    <w:pPr>
                      <w:pStyle w:val="a3"/>
                      <w:rPr>
                        <w:color w:val="2F5496" w:themeColor="accent1" w:themeShade="BF"/>
                        <w:sz w:val="24"/>
                      </w:rPr>
                    </w:pPr>
                    <w:r>
                      <w:rPr>
                        <w:color w:val="2F5496" w:themeColor="accent1" w:themeShade="BF"/>
                        <w:sz w:val="24"/>
                        <w:szCs w:val="24"/>
                      </w:rPr>
                      <w:t>2</w:t>
                    </w:r>
                    <w:r w:rsidR="00F30CF2">
                      <w:rPr>
                        <w:rFonts w:hint="eastAsia"/>
                        <w:color w:val="2F5496" w:themeColor="accent1" w:themeShade="BF"/>
                        <w:sz w:val="24"/>
                        <w:szCs w:val="24"/>
                      </w:rPr>
                      <w:t>차 과제</w:t>
                    </w:r>
                  </w:p>
                </w:tc>
              </w:sdtContent>
            </w:sdt>
          </w:tr>
        </w:tbl>
        <w:tbl>
          <w:tblPr>
            <w:tblpPr w:leftFromText="187" w:rightFromText="187" w:vertAnchor="page" w:horzAnchor="margin" w:tblpXSpec="center" w:tblpY="12457"/>
            <w:tblW w:w="3857" w:type="pct"/>
            <w:tblLook w:val="04A0" w:firstRow="1" w:lastRow="0" w:firstColumn="1" w:lastColumn="0" w:noHBand="0" w:noVBand="1"/>
          </w:tblPr>
          <w:tblGrid>
            <w:gridCol w:w="6963"/>
          </w:tblGrid>
          <w:tr w:rsidR="00B81648" w14:paraId="4A175919" w14:textId="77777777" w:rsidTr="00B81648">
            <w:tc>
              <w:tcPr>
                <w:tcW w:w="6963" w:type="dxa"/>
                <w:tcMar>
                  <w:top w:w="216" w:type="dxa"/>
                  <w:left w:w="115" w:type="dxa"/>
                  <w:bottom w:w="216" w:type="dxa"/>
                  <w:right w:w="115" w:type="dxa"/>
                </w:tcMar>
              </w:tcPr>
              <w:sdt>
                <w:sdtPr>
                  <w:rPr>
                    <w:rFonts w:hint="eastAsia"/>
                    <w:color w:val="4472C4" w:themeColor="accent1"/>
                    <w:sz w:val="28"/>
                    <w:szCs w:val="28"/>
                  </w:rPr>
                  <w:alias w:val="만든 이"/>
                  <w:id w:val="13406928"/>
                  <w:placeholder>
                    <w:docPart w:val="6E0963E7BD1A4859BEA777897EA02BC0"/>
                  </w:placeholder>
                  <w:dataBinding w:prefixMappings="xmlns:ns0='http://schemas.openxmlformats.org/package/2006/metadata/core-properties' xmlns:ns1='http://purl.org/dc/elements/1.1/'" w:xpath="/ns0:coreProperties[1]/ns1:creator[1]" w:storeItemID="{6C3C8BC8-F283-45AE-878A-BAB7291924A1}"/>
                  <w:text/>
                </w:sdtPr>
                <w:sdtEndPr/>
                <w:sdtContent>
                  <w:p w14:paraId="4C04E949" w14:textId="77777777" w:rsidR="00B81648" w:rsidRDefault="00B81648" w:rsidP="00B81648">
                    <w:pPr>
                      <w:pStyle w:val="a3"/>
                      <w:rPr>
                        <w:color w:val="4472C4" w:themeColor="accent1"/>
                        <w:sz w:val="28"/>
                        <w:szCs w:val="28"/>
                      </w:rPr>
                    </w:pPr>
                    <w:r>
                      <w:rPr>
                        <w:rFonts w:hint="eastAsia"/>
                        <w:color w:val="4472C4" w:themeColor="accent1"/>
                        <w:sz w:val="28"/>
                        <w:szCs w:val="28"/>
                      </w:rPr>
                      <w:t>201613989 김진산                                201818207 김현수</w:t>
                    </w:r>
                  </w:p>
                </w:sdtContent>
              </w:sdt>
              <w:sdt>
                <w:sdtPr>
                  <w:rPr>
                    <w:color w:val="4472C4" w:themeColor="accent1"/>
                    <w:sz w:val="28"/>
                    <w:szCs w:val="28"/>
                  </w:rPr>
                  <w:alias w:val="날짜"/>
                  <w:tag w:val="날짜"/>
                  <w:id w:val="13406932"/>
                  <w:placeholder>
                    <w:docPart w:val="3E668B6654F5487888003242A2E0BA00"/>
                  </w:placeholder>
                  <w:dataBinding w:prefixMappings="xmlns:ns0='http://schemas.microsoft.com/office/2006/coverPageProps'" w:xpath="/ns0:CoverPageProperties[1]/ns0:PublishDate[1]" w:storeItemID="{55AF091B-3C7A-41E3-B477-F2FDAA23CFDA}"/>
                  <w:date w:fullDate="2019-12-09T00:00:00Z">
                    <w:dateFormat w:val="yyyy-M-d"/>
                    <w:lid w:val="ko-KR"/>
                    <w:storeMappedDataAs w:val="dateTime"/>
                    <w:calendar w:val="gregorian"/>
                  </w:date>
                </w:sdtPr>
                <w:sdtEndPr/>
                <w:sdtContent>
                  <w:p w14:paraId="73766265" w14:textId="0F1C10A5" w:rsidR="00B81648" w:rsidRDefault="00BD3EE4" w:rsidP="00B81648">
                    <w:pPr>
                      <w:pStyle w:val="a3"/>
                      <w:rPr>
                        <w:color w:val="4472C4" w:themeColor="accent1"/>
                        <w:sz w:val="28"/>
                        <w:szCs w:val="28"/>
                      </w:rPr>
                    </w:pPr>
                    <w:r>
                      <w:rPr>
                        <w:rFonts w:hint="eastAsia"/>
                        <w:color w:val="4472C4" w:themeColor="accent1"/>
                        <w:sz w:val="28"/>
                        <w:szCs w:val="28"/>
                      </w:rPr>
                      <w:t>2019-12-9</w:t>
                    </w:r>
                  </w:p>
                </w:sdtContent>
              </w:sdt>
              <w:p w14:paraId="1FA9A478" w14:textId="77777777" w:rsidR="00B81648" w:rsidRDefault="00B81648" w:rsidP="00B81648">
                <w:pPr>
                  <w:pStyle w:val="a3"/>
                  <w:rPr>
                    <w:color w:val="4472C4" w:themeColor="accent1"/>
                  </w:rPr>
                </w:pPr>
              </w:p>
            </w:tc>
          </w:tr>
        </w:tbl>
        <w:p w14:paraId="7A600AF5" w14:textId="4171F65B" w:rsidR="00F30CF2" w:rsidRDefault="00F30CF2" w:rsidP="00F30CF2">
          <w:pPr>
            <w:pStyle w:val="TOC"/>
          </w:pPr>
          <w:r>
            <w:br w:type="page"/>
          </w:r>
        </w:p>
      </w:sdtContent>
    </w:sdt>
    <w:sdt>
      <w:sdtPr>
        <w:rPr>
          <w:rFonts w:asciiTheme="minorHAnsi" w:eastAsiaTheme="minorEastAsia" w:hAnsiTheme="minorHAnsi" w:cstheme="minorBidi"/>
          <w:color w:val="auto"/>
          <w:kern w:val="2"/>
          <w:sz w:val="20"/>
          <w:szCs w:val="22"/>
          <w:lang w:val="ko-KR"/>
        </w:rPr>
        <w:id w:val="-636569392"/>
        <w:docPartObj>
          <w:docPartGallery w:val="Table of Contents"/>
          <w:docPartUnique/>
        </w:docPartObj>
      </w:sdtPr>
      <w:sdtEndPr>
        <w:rPr>
          <w:b/>
          <w:bCs/>
        </w:rPr>
      </w:sdtEndPr>
      <w:sdtContent>
        <w:p w14:paraId="07F68408" w14:textId="6CB814ED" w:rsidR="00B81648" w:rsidRDefault="00B81648">
          <w:pPr>
            <w:pStyle w:val="TOC"/>
          </w:pPr>
          <w:r>
            <w:rPr>
              <w:lang w:val="ko-KR"/>
            </w:rPr>
            <w:t>목차</w:t>
          </w:r>
        </w:p>
        <w:p w14:paraId="0434E873" w14:textId="0C4FD3D8" w:rsidR="002C5619" w:rsidRDefault="00B81648">
          <w:pPr>
            <w:pStyle w:val="11"/>
            <w:tabs>
              <w:tab w:val="left" w:pos="425"/>
              <w:tab w:val="right" w:leader="dot" w:pos="9016"/>
            </w:tabs>
            <w:rPr>
              <w:noProof/>
              <w:kern w:val="2"/>
              <w:sz w:val="20"/>
              <w:lang w:val="en-US"/>
            </w:rPr>
          </w:pPr>
          <w:r>
            <w:fldChar w:fldCharType="begin"/>
          </w:r>
          <w:r>
            <w:instrText xml:space="preserve"> TOC \o "1-3" \h \z \u </w:instrText>
          </w:r>
          <w:r>
            <w:fldChar w:fldCharType="separate"/>
          </w:r>
          <w:hyperlink w:anchor="_Toc26783783" w:history="1">
            <w:r w:rsidR="002C5619" w:rsidRPr="00176C2D">
              <w:rPr>
                <w:rStyle w:val="a4"/>
                <w:noProof/>
              </w:rPr>
              <w:t>1.</w:t>
            </w:r>
            <w:r w:rsidR="002C5619">
              <w:rPr>
                <w:noProof/>
                <w:kern w:val="2"/>
                <w:sz w:val="20"/>
                <w:lang w:val="en-US"/>
              </w:rPr>
              <w:tab/>
            </w:r>
            <w:r w:rsidR="002C5619" w:rsidRPr="00176C2D">
              <w:rPr>
                <w:rStyle w:val="a4"/>
                <w:noProof/>
              </w:rPr>
              <w:t>개선 아이디어 정리 및 난이도</w:t>
            </w:r>
            <w:r w:rsidR="002C5619">
              <w:rPr>
                <w:noProof/>
                <w:webHidden/>
              </w:rPr>
              <w:tab/>
            </w:r>
            <w:r w:rsidR="002C5619">
              <w:rPr>
                <w:noProof/>
                <w:webHidden/>
              </w:rPr>
              <w:fldChar w:fldCharType="begin"/>
            </w:r>
            <w:r w:rsidR="002C5619">
              <w:rPr>
                <w:noProof/>
                <w:webHidden/>
              </w:rPr>
              <w:instrText xml:space="preserve"> PAGEREF _Toc26783783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7CC62664" w14:textId="73E6F30E" w:rsidR="002C5619" w:rsidRDefault="001B0423">
          <w:pPr>
            <w:pStyle w:val="21"/>
            <w:tabs>
              <w:tab w:val="left" w:pos="1700"/>
              <w:tab w:val="right" w:leader="dot" w:pos="9016"/>
            </w:tabs>
            <w:ind w:left="400"/>
            <w:rPr>
              <w:noProof/>
              <w:kern w:val="2"/>
              <w:sz w:val="20"/>
              <w:lang w:val="en-US"/>
            </w:rPr>
          </w:pPr>
          <w:hyperlink w:anchor="_Toc26783784" w:history="1">
            <w:r w:rsidR="002C5619" w:rsidRPr="00176C2D">
              <w:rPr>
                <w:rStyle w:val="a4"/>
                <w:noProof/>
                <w14:scene3d>
                  <w14:camera w14:prst="orthographicFront"/>
                  <w14:lightRig w14:rig="threePt" w14:dir="t">
                    <w14:rot w14:lat="0" w14:lon="0" w14:rev="0"/>
                  </w14:lightRig>
                </w14:scene3d>
              </w:rPr>
              <w:t>1.1.</w:t>
            </w:r>
            <w:r w:rsidR="002C5619">
              <w:rPr>
                <w:noProof/>
                <w:kern w:val="2"/>
                <w:sz w:val="20"/>
                <w:lang w:val="en-US"/>
              </w:rPr>
              <w:tab/>
            </w:r>
            <w:r w:rsidR="002C5619" w:rsidRPr="00176C2D">
              <w:rPr>
                <w:rStyle w:val="a4"/>
                <w:noProof/>
              </w:rPr>
              <w:t>1차 기능추가</w:t>
            </w:r>
            <w:r w:rsidR="002C5619">
              <w:rPr>
                <w:noProof/>
                <w:webHidden/>
              </w:rPr>
              <w:tab/>
            </w:r>
            <w:r w:rsidR="002C5619">
              <w:rPr>
                <w:noProof/>
                <w:webHidden/>
              </w:rPr>
              <w:fldChar w:fldCharType="begin"/>
            </w:r>
            <w:r w:rsidR="002C5619">
              <w:rPr>
                <w:noProof/>
                <w:webHidden/>
              </w:rPr>
              <w:instrText xml:space="preserve"> PAGEREF _Toc26783784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58BBC762" w14:textId="3FB7B9D1" w:rsidR="002C5619" w:rsidRDefault="001B0423">
          <w:pPr>
            <w:pStyle w:val="31"/>
            <w:tabs>
              <w:tab w:val="left" w:pos="1700"/>
              <w:tab w:val="right" w:leader="dot" w:pos="9016"/>
            </w:tabs>
            <w:ind w:left="800"/>
            <w:rPr>
              <w:noProof/>
              <w:kern w:val="2"/>
              <w:sz w:val="20"/>
              <w:lang w:val="en-US"/>
            </w:rPr>
          </w:pPr>
          <w:hyperlink w:anchor="_Toc26783785" w:history="1">
            <w:r w:rsidR="002C5619" w:rsidRPr="00176C2D">
              <w:rPr>
                <w:rStyle w:val="a4"/>
                <w:noProof/>
              </w:rPr>
              <w:t>1.1.1.</w:t>
            </w:r>
            <w:r w:rsidR="002C5619">
              <w:rPr>
                <w:noProof/>
                <w:kern w:val="2"/>
                <w:sz w:val="20"/>
                <w:lang w:val="en-US"/>
              </w:rPr>
              <w:tab/>
            </w:r>
            <w:r w:rsidR="002C5619" w:rsidRPr="00176C2D">
              <w:rPr>
                <w:rStyle w:val="a4"/>
                <w:noProof/>
              </w:rPr>
              <w:t>사용자 설정 게임 (1점)</w:t>
            </w:r>
            <w:r w:rsidR="002C5619">
              <w:rPr>
                <w:noProof/>
                <w:webHidden/>
              </w:rPr>
              <w:tab/>
            </w:r>
            <w:r w:rsidR="002C5619">
              <w:rPr>
                <w:noProof/>
                <w:webHidden/>
              </w:rPr>
              <w:fldChar w:fldCharType="begin"/>
            </w:r>
            <w:r w:rsidR="002C5619">
              <w:rPr>
                <w:noProof/>
                <w:webHidden/>
              </w:rPr>
              <w:instrText xml:space="preserve"> PAGEREF _Toc26783785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36DCDA96" w14:textId="2944ECA9" w:rsidR="002C5619" w:rsidRDefault="001B0423">
          <w:pPr>
            <w:pStyle w:val="31"/>
            <w:tabs>
              <w:tab w:val="left" w:pos="1700"/>
              <w:tab w:val="right" w:leader="dot" w:pos="9016"/>
            </w:tabs>
            <w:ind w:left="800"/>
            <w:rPr>
              <w:noProof/>
              <w:kern w:val="2"/>
              <w:sz w:val="20"/>
              <w:lang w:val="en-US"/>
            </w:rPr>
          </w:pPr>
          <w:hyperlink w:anchor="_Toc26783786" w:history="1">
            <w:r w:rsidR="002C5619" w:rsidRPr="00176C2D">
              <w:rPr>
                <w:rStyle w:val="a4"/>
                <w:noProof/>
              </w:rPr>
              <w:t>1.1.2.</w:t>
            </w:r>
            <w:r w:rsidR="002C5619">
              <w:rPr>
                <w:noProof/>
                <w:kern w:val="2"/>
                <w:sz w:val="20"/>
                <w:lang w:val="en-US"/>
              </w:rPr>
              <w:tab/>
            </w:r>
            <w:r w:rsidR="002C5619" w:rsidRPr="00176C2D">
              <w:rPr>
                <w:rStyle w:val="a4"/>
                <w:noProof/>
              </w:rPr>
              <w:t>효과음 추가 (1점)</w:t>
            </w:r>
            <w:r w:rsidR="002C5619">
              <w:rPr>
                <w:noProof/>
                <w:webHidden/>
              </w:rPr>
              <w:tab/>
            </w:r>
            <w:r w:rsidR="002C5619">
              <w:rPr>
                <w:noProof/>
                <w:webHidden/>
              </w:rPr>
              <w:fldChar w:fldCharType="begin"/>
            </w:r>
            <w:r w:rsidR="002C5619">
              <w:rPr>
                <w:noProof/>
                <w:webHidden/>
              </w:rPr>
              <w:instrText xml:space="preserve"> PAGEREF _Toc26783786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51BA7A1E" w14:textId="26E40148" w:rsidR="002C5619" w:rsidRDefault="001B0423">
          <w:pPr>
            <w:pStyle w:val="31"/>
            <w:tabs>
              <w:tab w:val="left" w:pos="1700"/>
              <w:tab w:val="right" w:leader="dot" w:pos="9016"/>
            </w:tabs>
            <w:ind w:left="800"/>
            <w:rPr>
              <w:noProof/>
              <w:kern w:val="2"/>
              <w:sz w:val="20"/>
              <w:lang w:val="en-US"/>
            </w:rPr>
          </w:pPr>
          <w:hyperlink w:anchor="_Toc26783787" w:history="1">
            <w:r w:rsidR="002C5619" w:rsidRPr="00176C2D">
              <w:rPr>
                <w:rStyle w:val="a4"/>
                <w:noProof/>
              </w:rPr>
              <w:t>1.1.3.</w:t>
            </w:r>
            <w:r w:rsidR="002C5619">
              <w:rPr>
                <w:noProof/>
                <w:kern w:val="2"/>
                <w:sz w:val="20"/>
                <w:lang w:val="en-US"/>
              </w:rPr>
              <w:tab/>
            </w:r>
            <w:r w:rsidR="002C5619" w:rsidRPr="00176C2D">
              <w:rPr>
                <w:rStyle w:val="a4"/>
                <w:noProof/>
              </w:rPr>
              <w:t>클릭방법의 추가(</w:t>
            </w:r>
            <w:r w:rsidR="00654BF1">
              <w:rPr>
                <w:rStyle w:val="a4"/>
                <w:noProof/>
              </w:rPr>
              <w:t>1</w:t>
            </w:r>
            <w:r w:rsidR="002C5619" w:rsidRPr="00176C2D">
              <w:rPr>
                <w:rStyle w:val="a4"/>
                <w:noProof/>
              </w:rPr>
              <w:t>점)</w:t>
            </w:r>
            <w:r w:rsidR="002C5619">
              <w:rPr>
                <w:noProof/>
                <w:webHidden/>
              </w:rPr>
              <w:tab/>
            </w:r>
            <w:r w:rsidR="002C5619">
              <w:rPr>
                <w:noProof/>
                <w:webHidden/>
              </w:rPr>
              <w:fldChar w:fldCharType="begin"/>
            </w:r>
            <w:r w:rsidR="002C5619">
              <w:rPr>
                <w:noProof/>
                <w:webHidden/>
              </w:rPr>
              <w:instrText xml:space="preserve"> PAGEREF _Toc26783787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79EBB1A1" w14:textId="798CB911" w:rsidR="002C5619" w:rsidRDefault="001B0423">
          <w:pPr>
            <w:pStyle w:val="31"/>
            <w:tabs>
              <w:tab w:val="left" w:pos="1700"/>
              <w:tab w:val="right" w:leader="dot" w:pos="9016"/>
            </w:tabs>
            <w:ind w:left="800"/>
            <w:rPr>
              <w:noProof/>
              <w:kern w:val="2"/>
              <w:sz w:val="20"/>
              <w:lang w:val="en-US"/>
            </w:rPr>
          </w:pPr>
          <w:hyperlink w:anchor="_Toc26783788" w:history="1">
            <w:r w:rsidR="002C5619" w:rsidRPr="00176C2D">
              <w:rPr>
                <w:rStyle w:val="a4"/>
                <w:noProof/>
              </w:rPr>
              <w:t>1.1.4.</w:t>
            </w:r>
            <w:r w:rsidR="002C5619">
              <w:rPr>
                <w:noProof/>
                <w:kern w:val="2"/>
                <w:sz w:val="20"/>
                <w:lang w:val="en-US"/>
              </w:rPr>
              <w:tab/>
            </w:r>
            <w:r w:rsidR="002C5619" w:rsidRPr="00176C2D">
              <w:rPr>
                <w:rStyle w:val="a4"/>
                <w:noProof/>
              </w:rPr>
              <w:t>네트워크를 통한 2인용 게임 (7.5점)</w:t>
            </w:r>
            <w:r w:rsidR="002C5619">
              <w:rPr>
                <w:noProof/>
                <w:webHidden/>
              </w:rPr>
              <w:tab/>
            </w:r>
            <w:r w:rsidR="002C5619">
              <w:rPr>
                <w:noProof/>
                <w:webHidden/>
              </w:rPr>
              <w:fldChar w:fldCharType="begin"/>
            </w:r>
            <w:r w:rsidR="002C5619">
              <w:rPr>
                <w:noProof/>
                <w:webHidden/>
              </w:rPr>
              <w:instrText xml:space="preserve"> PAGEREF _Toc26783788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620A5A6F" w14:textId="31F97DF1" w:rsidR="002C5619" w:rsidRDefault="001B0423">
          <w:pPr>
            <w:pStyle w:val="21"/>
            <w:tabs>
              <w:tab w:val="left" w:pos="1700"/>
              <w:tab w:val="right" w:leader="dot" w:pos="9016"/>
            </w:tabs>
            <w:ind w:left="400"/>
            <w:rPr>
              <w:noProof/>
              <w:kern w:val="2"/>
              <w:sz w:val="20"/>
              <w:lang w:val="en-US"/>
            </w:rPr>
          </w:pPr>
          <w:hyperlink w:anchor="_Toc26783789" w:history="1">
            <w:r w:rsidR="002C5619" w:rsidRPr="00176C2D">
              <w:rPr>
                <w:rStyle w:val="a4"/>
                <w:noProof/>
                <w14:scene3d>
                  <w14:camera w14:prst="orthographicFront"/>
                  <w14:lightRig w14:rig="threePt" w14:dir="t">
                    <w14:rot w14:lat="0" w14:lon="0" w14:rev="0"/>
                  </w14:lightRig>
                </w14:scene3d>
              </w:rPr>
              <w:t>1.2.</w:t>
            </w:r>
            <w:r w:rsidR="002C5619">
              <w:rPr>
                <w:noProof/>
                <w:kern w:val="2"/>
                <w:sz w:val="20"/>
                <w:lang w:val="en-US"/>
              </w:rPr>
              <w:tab/>
            </w:r>
            <w:r w:rsidR="002C5619" w:rsidRPr="00176C2D">
              <w:rPr>
                <w:rStyle w:val="a4"/>
                <w:noProof/>
              </w:rPr>
              <w:t>2차 기능추가</w:t>
            </w:r>
            <w:r w:rsidR="002C5619">
              <w:rPr>
                <w:noProof/>
                <w:webHidden/>
              </w:rPr>
              <w:tab/>
            </w:r>
            <w:r w:rsidR="002C5619">
              <w:rPr>
                <w:noProof/>
                <w:webHidden/>
              </w:rPr>
              <w:fldChar w:fldCharType="begin"/>
            </w:r>
            <w:r w:rsidR="002C5619">
              <w:rPr>
                <w:noProof/>
                <w:webHidden/>
              </w:rPr>
              <w:instrText xml:space="preserve"> PAGEREF _Toc26783789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423C325C" w14:textId="3BC46045" w:rsidR="002C5619" w:rsidRDefault="001B0423">
          <w:pPr>
            <w:pStyle w:val="31"/>
            <w:tabs>
              <w:tab w:val="left" w:pos="1700"/>
              <w:tab w:val="right" w:leader="dot" w:pos="9016"/>
            </w:tabs>
            <w:ind w:left="800"/>
            <w:rPr>
              <w:noProof/>
              <w:kern w:val="2"/>
              <w:sz w:val="20"/>
              <w:lang w:val="en-US"/>
            </w:rPr>
          </w:pPr>
          <w:hyperlink w:anchor="_Toc26783790" w:history="1">
            <w:r w:rsidR="002C5619" w:rsidRPr="00176C2D">
              <w:rPr>
                <w:rStyle w:val="a4"/>
                <w:noProof/>
              </w:rPr>
              <w:t>1.2.1.</w:t>
            </w:r>
            <w:r w:rsidR="002C5619">
              <w:rPr>
                <w:noProof/>
                <w:kern w:val="2"/>
                <w:sz w:val="20"/>
                <w:lang w:val="en-US"/>
              </w:rPr>
              <w:tab/>
            </w:r>
            <w:r w:rsidR="002C5619" w:rsidRPr="00176C2D">
              <w:rPr>
                <w:rStyle w:val="a4"/>
                <w:noProof/>
              </w:rPr>
              <w:t>목숨 기능 (1점)</w:t>
            </w:r>
            <w:r w:rsidR="002C5619">
              <w:rPr>
                <w:noProof/>
                <w:webHidden/>
              </w:rPr>
              <w:tab/>
            </w:r>
            <w:r w:rsidR="002C5619">
              <w:rPr>
                <w:noProof/>
                <w:webHidden/>
              </w:rPr>
              <w:fldChar w:fldCharType="begin"/>
            </w:r>
            <w:r w:rsidR="002C5619">
              <w:rPr>
                <w:noProof/>
                <w:webHidden/>
              </w:rPr>
              <w:instrText xml:space="preserve"> PAGEREF _Toc26783790 \h </w:instrText>
            </w:r>
            <w:r w:rsidR="002C5619">
              <w:rPr>
                <w:noProof/>
                <w:webHidden/>
              </w:rPr>
            </w:r>
            <w:r w:rsidR="002C5619">
              <w:rPr>
                <w:noProof/>
                <w:webHidden/>
              </w:rPr>
              <w:fldChar w:fldCharType="separate"/>
            </w:r>
            <w:r w:rsidR="002C5619">
              <w:rPr>
                <w:noProof/>
                <w:webHidden/>
              </w:rPr>
              <w:t>4</w:t>
            </w:r>
            <w:r w:rsidR="002C5619">
              <w:rPr>
                <w:noProof/>
                <w:webHidden/>
              </w:rPr>
              <w:fldChar w:fldCharType="end"/>
            </w:r>
          </w:hyperlink>
        </w:p>
        <w:p w14:paraId="1A64CBB1" w14:textId="640E9A21" w:rsidR="002C5619" w:rsidRDefault="001B0423">
          <w:pPr>
            <w:pStyle w:val="31"/>
            <w:tabs>
              <w:tab w:val="left" w:pos="1700"/>
              <w:tab w:val="right" w:leader="dot" w:pos="9016"/>
            </w:tabs>
            <w:ind w:left="800"/>
            <w:rPr>
              <w:noProof/>
              <w:kern w:val="2"/>
              <w:sz w:val="20"/>
              <w:lang w:val="en-US"/>
            </w:rPr>
          </w:pPr>
          <w:hyperlink w:anchor="_Toc26783791" w:history="1">
            <w:r w:rsidR="002C5619" w:rsidRPr="00176C2D">
              <w:rPr>
                <w:rStyle w:val="a4"/>
                <w:noProof/>
              </w:rPr>
              <w:t>1.2.2.</w:t>
            </w:r>
            <w:r w:rsidR="002C5619">
              <w:rPr>
                <w:noProof/>
                <w:kern w:val="2"/>
                <w:sz w:val="20"/>
                <w:lang w:val="en-US"/>
              </w:rPr>
              <w:tab/>
            </w:r>
            <w:r w:rsidR="00BD3EE4">
              <w:rPr>
                <w:rStyle w:val="a4"/>
                <w:noProof/>
              </w:rPr>
              <w:t>Challenge</w:t>
            </w:r>
            <w:r w:rsidR="002C5619" w:rsidRPr="00176C2D">
              <w:rPr>
                <w:rStyle w:val="a4"/>
                <w:noProof/>
              </w:rPr>
              <w:t xml:space="preserve"> 모드 (1점)</w:t>
            </w:r>
            <w:r w:rsidR="002C5619">
              <w:rPr>
                <w:noProof/>
                <w:webHidden/>
              </w:rPr>
              <w:tab/>
            </w:r>
            <w:r w:rsidR="002C5619">
              <w:rPr>
                <w:noProof/>
                <w:webHidden/>
              </w:rPr>
              <w:fldChar w:fldCharType="begin"/>
            </w:r>
            <w:r w:rsidR="002C5619">
              <w:rPr>
                <w:noProof/>
                <w:webHidden/>
              </w:rPr>
              <w:instrText xml:space="preserve"> PAGEREF _Toc26783791 \h </w:instrText>
            </w:r>
            <w:r w:rsidR="002C5619">
              <w:rPr>
                <w:noProof/>
                <w:webHidden/>
              </w:rPr>
            </w:r>
            <w:r w:rsidR="002C5619">
              <w:rPr>
                <w:noProof/>
                <w:webHidden/>
              </w:rPr>
              <w:fldChar w:fldCharType="separate"/>
            </w:r>
            <w:r w:rsidR="002C5619">
              <w:rPr>
                <w:noProof/>
                <w:webHidden/>
              </w:rPr>
              <w:t>5</w:t>
            </w:r>
            <w:r w:rsidR="002C5619">
              <w:rPr>
                <w:noProof/>
                <w:webHidden/>
              </w:rPr>
              <w:fldChar w:fldCharType="end"/>
            </w:r>
          </w:hyperlink>
        </w:p>
        <w:p w14:paraId="27E6F7BB" w14:textId="7F9C3BE5" w:rsidR="002C5619" w:rsidRDefault="001B0423">
          <w:pPr>
            <w:pStyle w:val="11"/>
            <w:tabs>
              <w:tab w:val="left" w:pos="425"/>
              <w:tab w:val="right" w:leader="dot" w:pos="9016"/>
            </w:tabs>
            <w:rPr>
              <w:noProof/>
              <w:kern w:val="2"/>
              <w:sz w:val="20"/>
              <w:lang w:val="en-US"/>
            </w:rPr>
          </w:pPr>
          <w:hyperlink w:anchor="_Toc26783792" w:history="1">
            <w:r w:rsidR="002C5619" w:rsidRPr="00176C2D">
              <w:rPr>
                <w:rStyle w:val="a4"/>
                <w:noProof/>
              </w:rPr>
              <w:t>2.</w:t>
            </w:r>
            <w:r w:rsidR="002C5619">
              <w:rPr>
                <w:noProof/>
                <w:kern w:val="2"/>
                <w:sz w:val="20"/>
                <w:lang w:val="en-US"/>
              </w:rPr>
              <w:tab/>
            </w:r>
            <w:r w:rsidR="002C5619" w:rsidRPr="00176C2D">
              <w:rPr>
                <w:rStyle w:val="a4"/>
                <w:noProof/>
              </w:rPr>
              <w:t>분석 및 개선 다이어그램</w:t>
            </w:r>
            <w:r w:rsidR="002C5619">
              <w:rPr>
                <w:noProof/>
                <w:webHidden/>
              </w:rPr>
              <w:tab/>
            </w:r>
            <w:r w:rsidR="002C5619">
              <w:rPr>
                <w:noProof/>
                <w:webHidden/>
              </w:rPr>
              <w:fldChar w:fldCharType="begin"/>
            </w:r>
            <w:r w:rsidR="002C5619">
              <w:rPr>
                <w:noProof/>
                <w:webHidden/>
              </w:rPr>
              <w:instrText xml:space="preserve"> PAGEREF _Toc26783792 \h </w:instrText>
            </w:r>
            <w:r w:rsidR="002C5619">
              <w:rPr>
                <w:noProof/>
                <w:webHidden/>
              </w:rPr>
            </w:r>
            <w:r w:rsidR="002C5619">
              <w:rPr>
                <w:noProof/>
                <w:webHidden/>
              </w:rPr>
              <w:fldChar w:fldCharType="separate"/>
            </w:r>
            <w:r w:rsidR="002C5619">
              <w:rPr>
                <w:noProof/>
                <w:webHidden/>
              </w:rPr>
              <w:t>6</w:t>
            </w:r>
            <w:r w:rsidR="002C5619">
              <w:rPr>
                <w:noProof/>
                <w:webHidden/>
              </w:rPr>
              <w:fldChar w:fldCharType="end"/>
            </w:r>
          </w:hyperlink>
        </w:p>
        <w:p w14:paraId="62BA7DC6" w14:textId="10042381" w:rsidR="002C5619" w:rsidRDefault="001B0423">
          <w:pPr>
            <w:pStyle w:val="21"/>
            <w:tabs>
              <w:tab w:val="left" w:pos="1700"/>
              <w:tab w:val="right" w:leader="dot" w:pos="9016"/>
            </w:tabs>
            <w:ind w:left="400"/>
            <w:rPr>
              <w:noProof/>
              <w:kern w:val="2"/>
              <w:sz w:val="20"/>
              <w:lang w:val="en-US"/>
            </w:rPr>
          </w:pPr>
          <w:hyperlink w:anchor="_Toc26783793" w:history="1">
            <w:r w:rsidR="002C5619" w:rsidRPr="00176C2D">
              <w:rPr>
                <w:rStyle w:val="a4"/>
                <w:noProof/>
                <w14:scene3d>
                  <w14:camera w14:prst="orthographicFront"/>
                  <w14:lightRig w14:rig="threePt" w14:dir="t">
                    <w14:rot w14:lat="0" w14:lon="0" w14:rev="0"/>
                  </w14:lightRig>
                </w14:scene3d>
              </w:rPr>
              <w:t>2.1.</w:t>
            </w:r>
            <w:r w:rsidR="002C5619">
              <w:rPr>
                <w:noProof/>
                <w:kern w:val="2"/>
                <w:sz w:val="20"/>
                <w:lang w:val="en-US"/>
              </w:rPr>
              <w:tab/>
            </w:r>
            <w:r w:rsidR="002C5619" w:rsidRPr="00176C2D">
              <w:rPr>
                <w:rStyle w:val="a4"/>
                <w:noProof/>
              </w:rPr>
              <w:t>기존 코드 분석 클래스 다이어그램</w:t>
            </w:r>
            <w:r w:rsidR="002C5619">
              <w:rPr>
                <w:noProof/>
                <w:webHidden/>
              </w:rPr>
              <w:tab/>
            </w:r>
            <w:r w:rsidR="002C5619">
              <w:rPr>
                <w:noProof/>
                <w:webHidden/>
              </w:rPr>
              <w:fldChar w:fldCharType="begin"/>
            </w:r>
            <w:r w:rsidR="002C5619">
              <w:rPr>
                <w:noProof/>
                <w:webHidden/>
              </w:rPr>
              <w:instrText xml:space="preserve"> PAGEREF _Toc26783793 \h </w:instrText>
            </w:r>
            <w:r w:rsidR="002C5619">
              <w:rPr>
                <w:noProof/>
                <w:webHidden/>
              </w:rPr>
            </w:r>
            <w:r w:rsidR="002C5619">
              <w:rPr>
                <w:noProof/>
                <w:webHidden/>
              </w:rPr>
              <w:fldChar w:fldCharType="separate"/>
            </w:r>
            <w:r w:rsidR="002C5619">
              <w:rPr>
                <w:noProof/>
                <w:webHidden/>
              </w:rPr>
              <w:t>6</w:t>
            </w:r>
            <w:r w:rsidR="002C5619">
              <w:rPr>
                <w:noProof/>
                <w:webHidden/>
              </w:rPr>
              <w:fldChar w:fldCharType="end"/>
            </w:r>
          </w:hyperlink>
        </w:p>
        <w:p w14:paraId="277801A7" w14:textId="7B7DD83F" w:rsidR="002C5619" w:rsidRDefault="001B0423">
          <w:pPr>
            <w:pStyle w:val="21"/>
            <w:tabs>
              <w:tab w:val="left" w:pos="1700"/>
              <w:tab w:val="right" w:leader="dot" w:pos="9016"/>
            </w:tabs>
            <w:ind w:left="400"/>
            <w:rPr>
              <w:noProof/>
              <w:kern w:val="2"/>
              <w:sz w:val="20"/>
              <w:lang w:val="en-US"/>
            </w:rPr>
          </w:pPr>
          <w:hyperlink w:anchor="_Toc26783794" w:history="1">
            <w:r w:rsidR="002C5619" w:rsidRPr="00176C2D">
              <w:rPr>
                <w:rStyle w:val="a4"/>
                <w:noProof/>
                <w14:scene3d>
                  <w14:camera w14:prst="orthographicFront"/>
                  <w14:lightRig w14:rig="threePt" w14:dir="t">
                    <w14:rot w14:lat="0" w14:lon="0" w14:rev="0"/>
                  </w14:lightRig>
                </w14:scene3d>
              </w:rPr>
              <w:t>2.2.</w:t>
            </w:r>
            <w:r w:rsidR="002C5619">
              <w:rPr>
                <w:noProof/>
                <w:kern w:val="2"/>
                <w:sz w:val="20"/>
                <w:lang w:val="en-US"/>
              </w:rPr>
              <w:tab/>
            </w:r>
            <w:r w:rsidR="002C5619" w:rsidRPr="00176C2D">
              <w:rPr>
                <w:rStyle w:val="a4"/>
                <w:noProof/>
              </w:rPr>
              <w:t>1차 개선 후 분석 클래스 다이어그램</w:t>
            </w:r>
            <w:r w:rsidR="002C5619">
              <w:rPr>
                <w:noProof/>
                <w:webHidden/>
              </w:rPr>
              <w:tab/>
            </w:r>
            <w:r w:rsidR="002C5619">
              <w:rPr>
                <w:noProof/>
                <w:webHidden/>
              </w:rPr>
              <w:fldChar w:fldCharType="begin"/>
            </w:r>
            <w:r w:rsidR="002C5619">
              <w:rPr>
                <w:noProof/>
                <w:webHidden/>
              </w:rPr>
              <w:instrText xml:space="preserve"> PAGEREF _Toc26783794 \h </w:instrText>
            </w:r>
            <w:r w:rsidR="002C5619">
              <w:rPr>
                <w:noProof/>
                <w:webHidden/>
              </w:rPr>
            </w:r>
            <w:r w:rsidR="002C5619">
              <w:rPr>
                <w:noProof/>
                <w:webHidden/>
              </w:rPr>
              <w:fldChar w:fldCharType="separate"/>
            </w:r>
            <w:r w:rsidR="002C5619">
              <w:rPr>
                <w:noProof/>
                <w:webHidden/>
              </w:rPr>
              <w:t>7</w:t>
            </w:r>
            <w:r w:rsidR="002C5619">
              <w:rPr>
                <w:noProof/>
                <w:webHidden/>
              </w:rPr>
              <w:fldChar w:fldCharType="end"/>
            </w:r>
          </w:hyperlink>
        </w:p>
        <w:p w14:paraId="41E42CA6" w14:textId="13526503" w:rsidR="002C5619" w:rsidRDefault="001B0423">
          <w:pPr>
            <w:pStyle w:val="21"/>
            <w:tabs>
              <w:tab w:val="left" w:pos="1700"/>
              <w:tab w:val="right" w:leader="dot" w:pos="9016"/>
            </w:tabs>
            <w:ind w:left="400"/>
            <w:rPr>
              <w:noProof/>
              <w:kern w:val="2"/>
              <w:sz w:val="20"/>
              <w:lang w:val="en-US"/>
            </w:rPr>
          </w:pPr>
          <w:hyperlink w:anchor="_Toc26783795" w:history="1">
            <w:r w:rsidR="002C5619" w:rsidRPr="00176C2D">
              <w:rPr>
                <w:rStyle w:val="a4"/>
                <w:noProof/>
                <w14:scene3d>
                  <w14:camera w14:prst="orthographicFront"/>
                  <w14:lightRig w14:rig="threePt" w14:dir="t">
                    <w14:rot w14:lat="0" w14:lon="0" w14:rev="0"/>
                  </w14:lightRig>
                </w14:scene3d>
              </w:rPr>
              <w:t>2.3.</w:t>
            </w:r>
            <w:r w:rsidR="002C5619">
              <w:rPr>
                <w:noProof/>
                <w:kern w:val="2"/>
                <w:sz w:val="20"/>
                <w:lang w:val="en-US"/>
              </w:rPr>
              <w:tab/>
            </w:r>
            <w:r w:rsidR="002C5619" w:rsidRPr="00176C2D">
              <w:rPr>
                <w:rStyle w:val="a4"/>
                <w:noProof/>
              </w:rPr>
              <w:t>2차 Refactoring 후 클래스 다이어그램</w:t>
            </w:r>
            <w:r w:rsidR="002C5619">
              <w:rPr>
                <w:noProof/>
                <w:webHidden/>
              </w:rPr>
              <w:tab/>
            </w:r>
            <w:r w:rsidR="002C5619">
              <w:rPr>
                <w:noProof/>
                <w:webHidden/>
              </w:rPr>
              <w:fldChar w:fldCharType="begin"/>
            </w:r>
            <w:r w:rsidR="002C5619">
              <w:rPr>
                <w:noProof/>
                <w:webHidden/>
              </w:rPr>
              <w:instrText xml:space="preserve"> PAGEREF _Toc26783795 \h </w:instrText>
            </w:r>
            <w:r w:rsidR="002C5619">
              <w:rPr>
                <w:noProof/>
                <w:webHidden/>
              </w:rPr>
            </w:r>
            <w:r w:rsidR="002C5619">
              <w:rPr>
                <w:noProof/>
                <w:webHidden/>
              </w:rPr>
              <w:fldChar w:fldCharType="separate"/>
            </w:r>
            <w:r w:rsidR="002C5619">
              <w:rPr>
                <w:noProof/>
                <w:webHidden/>
              </w:rPr>
              <w:t>8</w:t>
            </w:r>
            <w:r w:rsidR="002C5619">
              <w:rPr>
                <w:noProof/>
                <w:webHidden/>
              </w:rPr>
              <w:fldChar w:fldCharType="end"/>
            </w:r>
          </w:hyperlink>
        </w:p>
        <w:p w14:paraId="6991B2FF" w14:textId="6731BAB4" w:rsidR="002C5619" w:rsidRDefault="001B0423">
          <w:pPr>
            <w:pStyle w:val="11"/>
            <w:tabs>
              <w:tab w:val="left" w:pos="425"/>
              <w:tab w:val="right" w:leader="dot" w:pos="9016"/>
            </w:tabs>
            <w:rPr>
              <w:noProof/>
              <w:kern w:val="2"/>
              <w:sz w:val="20"/>
              <w:lang w:val="en-US"/>
            </w:rPr>
          </w:pPr>
          <w:hyperlink w:anchor="_Toc26783796" w:history="1">
            <w:r w:rsidR="002C5619" w:rsidRPr="00176C2D">
              <w:rPr>
                <w:rStyle w:val="a4"/>
                <w:noProof/>
              </w:rPr>
              <w:t>3.</w:t>
            </w:r>
            <w:r w:rsidR="002C5619">
              <w:rPr>
                <w:noProof/>
                <w:kern w:val="2"/>
                <w:sz w:val="20"/>
                <w:lang w:val="en-US"/>
              </w:rPr>
              <w:tab/>
            </w:r>
            <w:r w:rsidR="002C5619" w:rsidRPr="00176C2D">
              <w:rPr>
                <w:rStyle w:val="a4"/>
                <w:noProof/>
              </w:rPr>
              <w:t>시퀀스 다이어그램</w:t>
            </w:r>
            <w:r w:rsidR="002C5619">
              <w:rPr>
                <w:noProof/>
                <w:webHidden/>
              </w:rPr>
              <w:tab/>
            </w:r>
            <w:r w:rsidR="002C5619">
              <w:rPr>
                <w:noProof/>
                <w:webHidden/>
              </w:rPr>
              <w:fldChar w:fldCharType="begin"/>
            </w:r>
            <w:r w:rsidR="002C5619">
              <w:rPr>
                <w:noProof/>
                <w:webHidden/>
              </w:rPr>
              <w:instrText xml:space="preserve"> PAGEREF _Toc26783796 \h </w:instrText>
            </w:r>
            <w:r w:rsidR="002C5619">
              <w:rPr>
                <w:noProof/>
                <w:webHidden/>
              </w:rPr>
            </w:r>
            <w:r w:rsidR="002C5619">
              <w:rPr>
                <w:noProof/>
                <w:webHidden/>
              </w:rPr>
              <w:fldChar w:fldCharType="separate"/>
            </w:r>
            <w:r w:rsidR="002C5619">
              <w:rPr>
                <w:noProof/>
                <w:webHidden/>
              </w:rPr>
              <w:t>9</w:t>
            </w:r>
            <w:r w:rsidR="002C5619">
              <w:rPr>
                <w:noProof/>
                <w:webHidden/>
              </w:rPr>
              <w:fldChar w:fldCharType="end"/>
            </w:r>
          </w:hyperlink>
        </w:p>
        <w:p w14:paraId="158CC08C" w14:textId="6DAE8E32" w:rsidR="002C5619" w:rsidRDefault="001B0423">
          <w:pPr>
            <w:pStyle w:val="11"/>
            <w:tabs>
              <w:tab w:val="left" w:pos="425"/>
              <w:tab w:val="right" w:leader="dot" w:pos="9016"/>
            </w:tabs>
            <w:rPr>
              <w:noProof/>
              <w:kern w:val="2"/>
              <w:sz w:val="20"/>
              <w:lang w:val="en-US"/>
            </w:rPr>
          </w:pPr>
          <w:hyperlink w:anchor="_Toc26783797" w:history="1">
            <w:r w:rsidR="002C5619" w:rsidRPr="00176C2D">
              <w:rPr>
                <w:rStyle w:val="a4"/>
                <w:noProof/>
              </w:rPr>
              <w:t>4.</w:t>
            </w:r>
            <w:r w:rsidR="002C5619">
              <w:rPr>
                <w:noProof/>
                <w:kern w:val="2"/>
                <w:sz w:val="20"/>
                <w:lang w:val="en-US"/>
              </w:rPr>
              <w:tab/>
            </w:r>
            <w:r w:rsidR="002C5619" w:rsidRPr="00176C2D">
              <w:rPr>
                <w:rStyle w:val="a4"/>
                <w:noProof/>
              </w:rPr>
              <w:t>구현 방법 설명 및 CodeSnippet</w:t>
            </w:r>
            <w:r w:rsidR="002C5619">
              <w:rPr>
                <w:noProof/>
                <w:webHidden/>
              </w:rPr>
              <w:tab/>
            </w:r>
            <w:r w:rsidR="002C5619">
              <w:rPr>
                <w:noProof/>
                <w:webHidden/>
              </w:rPr>
              <w:fldChar w:fldCharType="begin"/>
            </w:r>
            <w:r w:rsidR="002C5619">
              <w:rPr>
                <w:noProof/>
                <w:webHidden/>
              </w:rPr>
              <w:instrText xml:space="preserve"> PAGEREF _Toc26783797 \h </w:instrText>
            </w:r>
            <w:r w:rsidR="002C5619">
              <w:rPr>
                <w:noProof/>
                <w:webHidden/>
              </w:rPr>
            </w:r>
            <w:r w:rsidR="002C5619">
              <w:rPr>
                <w:noProof/>
                <w:webHidden/>
              </w:rPr>
              <w:fldChar w:fldCharType="separate"/>
            </w:r>
            <w:r w:rsidR="002C5619">
              <w:rPr>
                <w:noProof/>
                <w:webHidden/>
              </w:rPr>
              <w:t>10</w:t>
            </w:r>
            <w:r w:rsidR="002C5619">
              <w:rPr>
                <w:noProof/>
                <w:webHidden/>
              </w:rPr>
              <w:fldChar w:fldCharType="end"/>
            </w:r>
          </w:hyperlink>
        </w:p>
        <w:p w14:paraId="53C38184" w14:textId="42FDF99C" w:rsidR="002C5619" w:rsidRDefault="001B0423">
          <w:pPr>
            <w:pStyle w:val="21"/>
            <w:tabs>
              <w:tab w:val="left" w:pos="1700"/>
              <w:tab w:val="right" w:leader="dot" w:pos="9016"/>
            </w:tabs>
            <w:ind w:left="400"/>
            <w:rPr>
              <w:noProof/>
              <w:kern w:val="2"/>
              <w:sz w:val="20"/>
              <w:lang w:val="en-US"/>
            </w:rPr>
          </w:pPr>
          <w:hyperlink w:anchor="_Toc26783798" w:history="1">
            <w:r w:rsidR="002C5619" w:rsidRPr="00176C2D">
              <w:rPr>
                <w:rStyle w:val="a4"/>
                <w:noProof/>
                <w14:scene3d>
                  <w14:camera w14:prst="orthographicFront"/>
                  <w14:lightRig w14:rig="threePt" w14:dir="t">
                    <w14:rot w14:lat="0" w14:lon="0" w14:rev="0"/>
                  </w14:lightRig>
                </w14:scene3d>
              </w:rPr>
              <w:t>4.1.</w:t>
            </w:r>
            <w:r w:rsidR="002C5619">
              <w:rPr>
                <w:noProof/>
                <w:kern w:val="2"/>
                <w:sz w:val="20"/>
                <w:lang w:val="en-US"/>
              </w:rPr>
              <w:tab/>
            </w:r>
            <w:r w:rsidR="002C5619" w:rsidRPr="00176C2D">
              <w:rPr>
                <w:rStyle w:val="a4"/>
                <w:noProof/>
              </w:rPr>
              <w:t>실행 화면</w:t>
            </w:r>
            <w:r w:rsidR="002C5619">
              <w:rPr>
                <w:noProof/>
                <w:webHidden/>
              </w:rPr>
              <w:tab/>
            </w:r>
            <w:r w:rsidR="002C5619">
              <w:rPr>
                <w:noProof/>
                <w:webHidden/>
              </w:rPr>
              <w:fldChar w:fldCharType="begin"/>
            </w:r>
            <w:r w:rsidR="002C5619">
              <w:rPr>
                <w:noProof/>
                <w:webHidden/>
              </w:rPr>
              <w:instrText xml:space="preserve"> PAGEREF _Toc26783798 \h </w:instrText>
            </w:r>
            <w:r w:rsidR="002C5619">
              <w:rPr>
                <w:noProof/>
                <w:webHidden/>
              </w:rPr>
            </w:r>
            <w:r w:rsidR="002C5619">
              <w:rPr>
                <w:noProof/>
                <w:webHidden/>
              </w:rPr>
              <w:fldChar w:fldCharType="separate"/>
            </w:r>
            <w:r w:rsidR="002C5619">
              <w:rPr>
                <w:noProof/>
                <w:webHidden/>
              </w:rPr>
              <w:t>10</w:t>
            </w:r>
            <w:r w:rsidR="002C5619">
              <w:rPr>
                <w:noProof/>
                <w:webHidden/>
              </w:rPr>
              <w:fldChar w:fldCharType="end"/>
            </w:r>
          </w:hyperlink>
        </w:p>
        <w:p w14:paraId="0E4C89CF" w14:textId="0B2F34FA" w:rsidR="002C5619" w:rsidRDefault="001B0423">
          <w:pPr>
            <w:pStyle w:val="31"/>
            <w:tabs>
              <w:tab w:val="left" w:pos="1700"/>
              <w:tab w:val="right" w:leader="dot" w:pos="9016"/>
            </w:tabs>
            <w:ind w:left="800"/>
            <w:rPr>
              <w:noProof/>
              <w:kern w:val="2"/>
              <w:sz w:val="20"/>
              <w:lang w:val="en-US"/>
            </w:rPr>
          </w:pPr>
          <w:hyperlink w:anchor="_Toc26783799" w:history="1">
            <w:r w:rsidR="002C5619" w:rsidRPr="00176C2D">
              <w:rPr>
                <w:rStyle w:val="a4"/>
                <w:noProof/>
              </w:rPr>
              <w:t>4.1.1.</w:t>
            </w:r>
            <w:r w:rsidR="002C5619">
              <w:rPr>
                <w:noProof/>
                <w:kern w:val="2"/>
                <w:sz w:val="20"/>
                <w:lang w:val="en-US"/>
              </w:rPr>
              <w:tab/>
            </w:r>
            <w:r w:rsidR="002C5619" w:rsidRPr="00176C2D">
              <w:rPr>
                <w:rStyle w:val="a4"/>
                <w:noProof/>
              </w:rPr>
              <w:t>메인 화면</w:t>
            </w:r>
            <w:r w:rsidR="002C5619">
              <w:rPr>
                <w:noProof/>
                <w:webHidden/>
              </w:rPr>
              <w:tab/>
            </w:r>
            <w:r w:rsidR="002C5619">
              <w:rPr>
                <w:noProof/>
                <w:webHidden/>
              </w:rPr>
              <w:fldChar w:fldCharType="begin"/>
            </w:r>
            <w:r w:rsidR="002C5619">
              <w:rPr>
                <w:noProof/>
                <w:webHidden/>
              </w:rPr>
              <w:instrText xml:space="preserve"> PAGEREF _Toc26783799 \h </w:instrText>
            </w:r>
            <w:r w:rsidR="002C5619">
              <w:rPr>
                <w:noProof/>
                <w:webHidden/>
              </w:rPr>
            </w:r>
            <w:r w:rsidR="002C5619">
              <w:rPr>
                <w:noProof/>
                <w:webHidden/>
              </w:rPr>
              <w:fldChar w:fldCharType="separate"/>
            </w:r>
            <w:r w:rsidR="002C5619">
              <w:rPr>
                <w:noProof/>
                <w:webHidden/>
              </w:rPr>
              <w:t>10</w:t>
            </w:r>
            <w:r w:rsidR="002C5619">
              <w:rPr>
                <w:noProof/>
                <w:webHidden/>
              </w:rPr>
              <w:fldChar w:fldCharType="end"/>
            </w:r>
          </w:hyperlink>
        </w:p>
        <w:p w14:paraId="294F9069" w14:textId="668EE7FC" w:rsidR="002C5619" w:rsidRDefault="001B0423">
          <w:pPr>
            <w:pStyle w:val="31"/>
            <w:tabs>
              <w:tab w:val="left" w:pos="1700"/>
              <w:tab w:val="right" w:leader="dot" w:pos="9016"/>
            </w:tabs>
            <w:ind w:left="800"/>
            <w:rPr>
              <w:noProof/>
              <w:kern w:val="2"/>
              <w:sz w:val="20"/>
              <w:lang w:val="en-US"/>
            </w:rPr>
          </w:pPr>
          <w:hyperlink w:anchor="_Toc26783800" w:history="1">
            <w:r w:rsidR="002C5619" w:rsidRPr="00176C2D">
              <w:rPr>
                <w:rStyle w:val="a4"/>
                <w:noProof/>
              </w:rPr>
              <w:t>4.1.2.</w:t>
            </w:r>
            <w:r w:rsidR="002C5619">
              <w:rPr>
                <w:noProof/>
                <w:kern w:val="2"/>
                <w:sz w:val="20"/>
                <w:lang w:val="en-US"/>
              </w:rPr>
              <w:tab/>
            </w:r>
            <w:r w:rsidR="002C5619" w:rsidRPr="00176C2D">
              <w:rPr>
                <w:rStyle w:val="a4"/>
                <w:noProof/>
              </w:rPr>
              <w:t>기본 게임 화면</w:t>
            </w:r>
            <w:r w:rsidR="002C5619">
              <w:rPr>
                <w:noProof/>
                <w:webHidden/>
              </w:rPr>
              <w:tab/>
            </w:r>
            <w:r w:rsidR="002C5619">
              <w:rPr>
                <w:noProof/>
                <w:webHidden/>
              </w:rPr>
              <w:fldChar w:fldCharType="begin"/>
            </w:r>
            <w:r w:rsidR="002C5619">
              <w:rPr>
                <w:noProof/>
                <w:webHidden/>
              </w:rPr>
              <w:instrText xml:space="preserve"> PAGEREF _Toc26783800 \h </w:instrText>
            </w:r>
            <w:r w:rsidR="002C5619">
              <w:rPr>
                <w:noProof/>
                <w:webHidden/>
              </w:rPr>
            </w:r>
            <w:r w:rsidR="002C5619">
              <w:rPr>
                <w:noProof/>
                <w:webHidden/>
              </w:rPr>
              <w:fldChar w:fldCharType="separate"/>
            </w:r>
            <w:r w:rsidR="002C5619">
              <w:rPr>
                <w:noProof/>
                <w:webHidden/>
              </w:rPr>
              <w:t>11</w:t>
            </w:r>
            <w:r w:rsidR="002C5619">
              <w:rPr>
                <w:noProof/>
                <w:webHidden/>
              </w:rPr>
              <w:fldChar w:fldCharType="end"/>
            </w:r>
          </w:hyperlink>
        </w:p>
        <w:p w14:paraId="6C63C730" w14:textId="5F5E7CC4" w:rsidR="002C5619" w:rsidRDefault="001B0423">
          <w:pPr>
            <w:pStyle w:val="31"/>
            <w:tabs>
              <w:tab w:val="left" w:pos="1700"/>
              <w:tab w:val="right" w:leader="dot" w:pos="9016"/>
            </w:tabs>
            <w:ind w:left="800"/>
            <w:rPr>
              <w:noProof/>
              <w:kern w:val="2"/>
              <w:sz w:val="20"/>
              <w:lang w:val="en-US"/>
            </w:rPr>
          </w:pPr>
          <w:hyperlink w:anchor="_Toc26783801" w:history="1">
            <w:r w:rsidR="002C5619" w:rsidRPr="00176C2D">
              <w:rPr>
                <w:rStyle w:val="a4"/>
                <w:noProof/>
              </w:rPr>
              <w:t>4.1.3.</w:t>
            </w:r>
            <w:r w:rsidR="002C5619">
              <w:rPr>
                <w:noProof/>
                <w:kern w:val="2"/>
                <w:sz w:val="20"/>
                <w:lang w:val="en-US"/>
              </w:rPr>
              <w:tab/>
            </w:r>
            <w:r w:rsidR="002C5619" w:rsidRPr="00176C2D">
              <w:rPr>
                <w:rStyle w:val="a4"/>
                <w:noProof/>
              </w:rPr>
              <w:t>사용자 설정게임 화면</w:t>
            </w:r>
            <w:r w:rsidR="002C5619">
              <w:rPr>
                <w:noProof/>
                <w:webHidden/>
              </w:rPr>
              <w:tab/>
            </w:r>
            <w:r w:rsidR="002C5619">
              <w:rPr>
                <w:noProof/>
                <w:webHidden/>
              </w:rPr>
              <w:fldChar w:fldCharType="begin"/>
            </w:r>
            <w:r w:rsidR="002C5619">
              <w:rPr>
                <w:noProof/>
                <w:webHidden/>
              </w:rPr>
              <w:instrText xml:space="preserve"> PAGEREF _Toc26783801 \h </w:instrText>
            </w:r>
            <w:r w:rsidR="002C5619">
              <w:rPr>
                <w:noProof/>
                <w:webHidden/>
              </w:rPr>
            </w:r>
            <w:r w:rsidR="002C5619">
              <w:rPr>
                <w:noProof/>
                <w:webHidden/>
              </w:rPr>
              <w:fldChar w:fldCharType="separate"/>
            </w:r>
            <w:r w:rsidR="002C5619">
              <w:rPr>
                <w:noProof/>
                <w:webHidden/>
              </w:rPr>
              <w:t>11</w:t>
            </w:r>
            <w:r w:rsidR="002C5619">
              <w:rPr>
                <w:noProof/>
                <w:webHidden/>
              </w:rPr>
              <w:fldChar w:fldCharType="end"/>
            </w:r>
          </w:hyperlink>
        </w:p>
        <w:p w14:paraId="4ADD5B5F" w14:textId="0CC206F8" w:rsidR="002C5619" w:rsidRDefault="001B0423">
          <w:pPr>
            <w:pStyle w:val="31"/>
            <w:tabs>
              <w:tab w:val="left" w:pos="1700"/>
              <w:tab w:val="right" w:leader="dot" w:pos="9016"/>
            </w:tabs>
            <w:ind w:left="800"/>
            <w:rPr>
              <w:noProof/>
              <w:kern w:val="2"/>
              <w:sz w:val="20"/>
              <w:lang w:val="en-US"/>
            </w:rPr>
          </w:pPr>
          <w:hyperlink w:anchor="_Toc26783802" w:history="1">
            <w:r w:rsidR="002C5619" w:rsidRPr="00176C2D">
              <w:rPr>
                <w:rStyle w:val="a4"/>
                <w:noProof/>
              </w:rPr>
              <w:t>4.1.4.</w:t>
            </w:r>
            <w:r w:rsidR="002C5619">
              <w:rPr>
                <w:noProof/>
                <w:kern w:val="2"/>
                <w:sz w:val="20"/>
                <w:lang w:val="en-US"/>
              </w:rPr>
              <w:tab/>
            </w:r>
            <w:r w:rsidR="002C5619" w:rsidRPr="00176C2D">
              <w:rPr>
                <w:rStyle w:val="a4"/>
                <w:noProof/>
              </w:rPr>
              <w:t>Multi 게임 화면</w:t>
            </w:r>
            <w:r w:rsidR="002C5619">
              <w:rPr>
                <w:noProof/>
                <w:webHidden/>
              </w:rPr>
              <w:tab/>
            </w:r>
            <w:r w:rsidR="002C5619">
              <w:rPr>
                <w:noProof/>
                <w:webHidden/>
              </w:rPr>
              <w:fldChar w:fldCharType="begin"/>
            </w:r>
            <w:r w:rsidR="002C5619">
              <w:rPr>
                <w:noProof/>
                <w:webHidden/>
              </w:rPr>
              <w:instrText xml:space="preserve"> PAGEREF _Toc26783802 \h </w:instrText>
            </w:r>
            <w:r w:rsidR="002C5619">
              <w:rPr>
                <w:noProof/>
                <w:webHidden/>
              </w:rPr>
            </w:r>
            <w:r w:rsidR="002C5619">
              <w:rPr>
                <w:noProof/>
                <w:webHidden/>
              </w:rPr>
              <w:fldChar w:fldCharType="separate"/>
            </w:r>
            <w:r w:rsidR="002C5619">
              <w:rPr>
                <w:noProof/>
                <w:webHidden/>
              </w:rPr>
              <w:t>12</w:t>
            </w:r>
            <w:r w:rsidR="002C5619">
              <w:rPr>
                <w:noProof/>
                <w:webHidden/>
              </w:rPr>
              <w:fldChar w:fldCharType="end"/>
            </w:r>
          </w:hyperlink>
        </w:p>
        <w:p w14:paraId="29072ABF" w14:textId="0DCE0DF8" w:rsidR="002C5619" w:rsidRDefault="001B0423">
          <w:pPr>
            <w:pStyle w:val="31"/>
            <w:tabs>
              <w:tab w:val="left" w:pos="1700"/>
              <w:tab w:val="right" w:leader="dot" w:pos="9016"/>
            </w:tabs>
            <w:ind w:left="800"/>
            <w:rPr>
              <w:noProof/>
              <w:kern w:val="2"/>
              <w:sz w:val="20"/>
              <w:lang w:val="en-US"/>
            </w:rPr>
          </w:pPr>
          <w:hyperlink w:anchor="_Toc26783803" w:history="1">
            <w:r w:rsidR="002C5619" w:rsidRPr="00176C2D">
              <w:rPr>
                <w:rStyle w:val="a4"/>
                <w:noProof/>
              </w:rPr>
              <w:t>4.1.5.</w:t>
            </w:r>
            <w:r w:rsidR="002C5619">
              <w:rPr>
                <w:noProof/>
                <w:kern w:val="2"/>
                <w:sz w:val="20"/>
                <w:lang w:val="en-US"/>
              </w:rPr>
              <w:tab/>
            </w:r>
            <w:r w:rsidR="002C5619" w:rsidRPr="00176C2D">
              <w:rPr>
                <w:rStyle w:val="a4"/>
                <w:noProof/>
              </w:rPr>
              <w:t>서버 화면</w:t>
            </w:r>
            <w:r w:rsidR="002C5619">
              <w:rPr>
                <w:noProof/>
                <w:webHidden/>
              </w:rPr>
              <w:tab/>
            </w:r>
            <w:r w:rsidR="002C5619">
              <w:rPr>
                <w:noProof/>
                <w:webHidden/>
              </w:rPr>
              <w:fldChar w:fldCharType="begin"/>
            </w:r>
            <w:r w:rsidR="002C5619">
              <w:rPr>
                <w:noProof/>
                <w:webHidden/>
              </w:rPr>
              <w:instrText xml:space="preserve"> PAGEREF _Toc26783803 \h </w:instrText>
            </w:r>
            <w:r w:rsidR="002C5619">
              <w:rPr>
                <w:noProof/>
                <w:webHidden/>
              </w:rPr>
            </w:r>
            <w:r w:rsidR="002C5619">
              <w:rPr>
                <w:noProof/>
                <w:webHidden/>
              </w:rPr>
              <w:fldChar w:fldCharType="separate"/>
            </w:r>
            <w:r w:rsidR="002C5619">
              <w:rPr>
                <w:noProof/>
                <w:webHidden/>
              </w:rPr>
              <w:t>12</w:t>
            </w:r>
            <w:r w:rsidR="002C5619">
              <w:rPr>
                <w:noProof/>
                <w:webHidden/>
              </w:rPr>
              <w:fldChar w:fldCharType="end"/>
            </w:r>
          </w:hyperlink>
        </w:p>
        <w:p w14:paraId="12FFB60F" w14:textId="2262FE22" w:rsidR="002C5619" w:rsidRDefault="001B0423">
          <w:pPr>
            <w:pStyle w:val="21"/>
            <w:tabs>
              <w:tab w:val="left" w:pos="1700"/>
              <w:tab w:val="right" w:leader="dot" w:pos="9016"/>
            </w:tabs>
            <w:ind w:left="400"/>
            <w:rPr>
              <w:noProof/>
              <w:kern w:val="2"/>
              <w:sz w:val="20"/>
              <w:lang w:val="en-US"/>
            </w:rPr>
          </w:pPr>
          <w:hyperlink w:anchor="_Toc26783804" w:history="1">
            <w:r w:rsidR="002C5619" w:rsidRPr="00176C2D">
              <w:rPr>
                <w:rStyle w:val="a4"/>
                <w:noProof/>
                <w14:scene3d>
                  <w14:camera w14:prst="orthographicFront"/>
                  <w14:lightRig w14:rig="threePt" w14:dir="t">
                    <w14:rot w14:lat="0" w14:lon="0" w14:rev="0"/>
                  </w14:lightRig>
                </w14:scene3d>
              </w:rPr>
              <w:t>4.2.</w:t>
            </w:r>
            <w:r w:rsidR="002C5619">
              <w:rPr>
                <w:noProof/>
                <w:kern w:val="2"/>
                <w:sz w:val="20"/>
                <w:lang w:val="en-US"/>
              </w:rPr>
              <w:tab/>
            </w:r>
            <w:r w:rsidR="002C5619" w:rsidRPr="00176C2D">
              <w:rPr>
                <w:rStyle w:val="a4"/>
                <w:noProof/>
              </w:rPr>
              <w:t>1차 추가 기능</w:t>
            </w:r>
            <w:r w:rsidR="002C5619">
              <w:rPr>
                <w:noProof/>
                <w:webHidden/>
              </w:rPr>
              <w:tab/>
            </w:r>
            <w:r w:rsidR="002C5619">
              <w:rPr>
                <w:noProof/>
                <w:webHidden/>
              </w:rPr>
              <w:fldChar w:fldCharType="begin"/>
            </w:r>
            <w:r w:rsidR="002C5619">
              <w:rPr>
                <w:noProof/>
                <w:webHidden/>
              </w:rPr>
              <w:instrText xml:space="preserve"> PAGEREF _Toc26783804 \h </w:instrText>
            </w:r>
            <w:r w:rsidR="002C5619">
              <w:rPr>
                <w:noProof/>
                <w:webHidden/>
              </w:rPr>
            </w:r>
            <w:r w:rsidR="002C5619">
              <w:rPr>
                <w:noProof/>
                <w:webHidden/>
              </w:rPr>
              <w:fldChar w:fldCharType="separate"/>
            </w:r>
            <w:r w:rsidR="002C5619">
              <w:rPr>
                <w:noProof/>
                <w:webHidden/>
              </w:rPr>
              <w:t>13</w:t>
            </w:r>
            <w:r w:rsidR="002C5619">
              <w:rPr>
                <w:noProof/>
                <w:webHidden/>
              </w:rPr>
              <w:fldChar w:fldCharType="end"/>
            </w:r>
          </w:hyperlink>
        </w:p>
        <w:p w14:paraId="76F81AAA" w14:textId="676DAEE1" w:rsidR="002C5619" w:rsidRDefault="001B0423">
          <w:pPr>
            <w:pStyle w:val="31"/>
            <w:tabs>
              <w:tab w:val="left" w:pos="1700"/>
              <w:tab w:val="right" w:leader="dot" w:pos="9016"/>
            </w:tabs>
            <w:ind w:left="800"/>
            <w:rPr>
              <w:noProof/>
              <w:kern w:val="2"/>
              <w:sz w:val="20"/>
              <w:lang w:val="en-US"/>
            </w:rPr>
          </w:pPr>
          <w:hyperlink w:anchor="_Toc26783805" w:history="1">
            <w:r w:rsidR="002C5619" w:rsidRPr="00176C2D">
              <w:rPr>
                <w:rStyle w:val="a4"/>
                <w:noProof/>
              </w:rPr>
              <w:t>4.2.1.</w:t>
            </w:r>
            <w:r w:rsidR="002C5619">
              <w:rPr>
                <w:noProof/>
                <w:kern w:val="2"/>
                <w:sz w:val="20"/>
                <w:lang w:val="en-US"/>
              </w:rPr>
              <w:tab/>
            </w:r>
            <w:r w:rsidR="002C5619" w:rsidRPr="00176C2D">
              <w:rPr>
                <w:rStyle w:val="a4"/>
                <w:noProof/>
              </w:rPr>
              <w:t>사용자 설정 모드</w:t>
            </w:r>
            <w:r w:rsidR="002C5619">
              <w:rPr>
                <w:noProof/>
                <w:webHidden/>
              </w:rPr>
              <w:tab/>
            </w:r>
            <w:r w:rsidR="002C5619">
              <w:rPr>
                <w:noProof/>
                <w:webHidden/>
              </w:rPr>
              <w:fldChar w:fldCharType="begin"/>
            </w:r>
            <w:r w:rsidR="002C5619">
              <w:rPr>
                <w:noProof/>
                <w:webHidden/>
              </w:rPr>
              <w:instrText xml:space="preserve"> PAGEREF _Toc26783805 \h </w:instrText>
            </w:r>
            <w:r w:rsidR="002C5619">
              <w:rPr>
                <w:noProof/>
                <w:webHidden/>
              </w:rPr>
            </w:r>
            <w:r w:rsidR="002C5619">
              <w:rPr>
                <w:noProof/>
                <w:webHidden/>
              </w:rPr>
              <w:fldChar w:fldCharType="separate"/>
            </w:r>
            <w:r w:rsidR="002C5619">
              <w:rPr>
                <w:noProof/>
                <w:webHidden/>
              </w:rPr>
              <w:t>13</w:t>
            </w:r>
            <w:r w:rsidR="002C5619">
              <w:rPr>
                <w:noProof/>
                <w:webHidden/>
              </w:rPr>
              <w:fldChar w:fldCharType="end"/>
            </w:r>
          </w:hyperlink>
        </w:p>
        <w:p w14:paraId="2723D4F5" w14:textId="193B2E7E" w:rsidR="002C5619" w:rsidRDefault="001B0423">
          <w:pPr>
            <w:pStyle w:val="31"/>
            <w:tabs>
              <w:tab w:val="left" w:pos="1700"/>
              <w:tab w:val="right" w:leader="dot" w:pos="9016"/>
            </w:tabs>
            <w:ind w:left="800"/>
            <w:rPr>
              <w:noProof/>
              <w:kern w:val="2"/>
              <w:sz w:val="20"/>
              <w:lang w:val="en-US"/>
            </w:rPr>
          </w:pPr>
          <w:hyperlink w:anchor="_Toc26783806" w:history="1">
            <w:r w:rsidR="002C5619" w:rsidRPr="00176C2D">
              <w:rPr>
                <w:rStyle w:val="a4"/>
                <w:noProof/>
              </w:rPr>
              <w:t>4.2.2.</w:t>
            </w:r>
            <w:r w:rsidR="002C5619">
              <w:rPr>
                <w:noProof/>
                <w:kern w:val="2"/>
                <w:sz w:val="20"/>
                <w:lang w:val="en-US"/>
              </w:rPr>
              <w:tab/>
            </w:r>
            <w:r w:rsidR="002C5619" w:rsidRPr="00176C2D">
              <w:rPr>
                <w:rStyle w:val="a4"/>
                <w:noProof/>
              </w:rPr>
              <w:t>효과음 추가</w:t>
            </w:r>
            <w:r w:rsidR="002C5619">
              <w:rPr>
                <w:noProof/>
                <w:webHidden/>
              </w:rPr>
              <w:tab/>
            </w:r>
            <w:r w:rsidR="002C5619">
              <w:rPr>
                <w:noProof/>
                <w:webHidden/>
              </w:rPr>
              <w:fldChar w:fldCharType="begin"/>
            </w:r>
            <w:r w:rsidR="002C5619">
              <w:rPr>
                <w:noProof/>
                <w:webHidden/>
              </w:rPr>
              <w:instrText xml:space="preserve"> PAGEREF _Toc26783806 \h </w:instrText>
            </w:r>
            <w:r w:rsidR="002C5619">
              <w:rPr>
                <w:noProof/>
                <w:webHidden/>
              </w:rPr>
            </w:r>
            <w:r w:rsidR="002C5619">
              <w:rPr>
                <w:noProof/>
                <w:webHidden/>
              </w:rPr>
              <w:fldChar w:fldCharType="separate"/>
            </w:r>
            <w:r w:rsidR="002C5619">
              <w:rPr>
                <w:noProof/>
                <w:webHidden/>
              </w:rPr>
              <w:t>13</w:t>
            </w:r>
            <w:r w:rsidR="002C5619">
              <w:rPr>
                <w:noProof/>
                <w:webHidden/>
              </w:rPr>
              <w:fldChar w:fldCharType="end"/>
            </w:r>
          </w:hyperlink>
        </w:p>
        <w:p w14:paraId="24AD95BE" w14:textId="7F836A07" w:rsidR="002C5619" w:rsidRDefault="001B0423">
          <w:pPr>
            <w:pStyle w:val="31"/>
            <w:tabs>
              <w:tab w:val="left" w:pos="1700"/>
              <w:tab w:val="right" w:leader="dot" w:pos="9016"/>
            </w:tabs>
            <w:ind w:left="800"/>
            <w:rPr>
              <w:noProof/>
              <w:kern w:val="2"/>
              <w:sz w:val="20"/>
              <w:lang w:val="en-US"/>
            </w:rPr>
          </w:pPr>
          <w:hyperlink w:anchor="_Toc26783807" w:history="1">
            <w:r w:rsidR="002C5619" w:rsidRPr="00176C2D">
              <w:rPr>
                <w:rStyle w:val="a4"/>
                <w:noProof/>
              </w:rPr>
              <w:t>4.2.3.</w:t>
            </w:r>
            <w:r w:rsidR="002C5619">
              <w:rPr>
                <w:noProof/>
                <w:kern w:val="2"/>
                <w:sz w:val="20"/>
                <w:lang w:val="en-US"/>
              </w:rPr>
              <w:tab/>
            </w:r>
            <w:r w:rsidR="002C5619" w:rsidRPr="00176C2D">
              <w:rPr>
                <w:rStyle w:val="a4"/>
                <w:noProof/>
              </w:rPr>
              <w:t>클릭 방법 추가</w:t>
            </w:r>
            <w:r w:rsidR="002C5619">
              <w:rPr>
                <w:noProof/>
                <w:webHidden/>
              </w:rPr>
              <w:tab/>
            </w:r>
            <w:r w:rsidR="002C5619">
              <w:rPr>
                <w:noProof/>
                <w:webHidden/>
              </w:rPr>
              <w:fldChar w:fldCharType="begin"/>
            </w:r>
            <w:r w:rsidR="002C5619">
              <w:rPr>
                <w:noProof/>
                <w:webHidden/>
              </w:rPr>
              <w:instrText xml:space="preserve"> PAGEREF _Toc26783807 \h </w:instrText>
            </w:r>
            <w:r w:rsidR="002C5619">
              <w:rPr>
                <w:noProof/>
                <w:webHidden/>
              </w:rPr>
            </w:r>
            <w:r w:rsidR="002C5619">
              <w:rPr>
                <w:noProof/>
                <w:webHidden/>
              </w:rPr>
              <w:fldChar w:fldCharType="separate"/>
            </w:r>
            <w:r w:rsidR="002C5619">
              <w:rPr>
                <w:noProof/>
                <w:webHidden/>
              </w:rPr>
              <w:t>14</w:t>
            </w:r>
            <w:r w:rsidR="002C5619">
              <w:rPr>
                <w:noProof/>
                <w:webHidden/>
              </w:rPr>
              <w:fldChar w:fldCharType="end"/>
            </w:r>
          </w:hyperlink>
        </w:p>
        <w:p w14:paraId="32567297" w14:textId="60A65806" w:rsidR="002C5619" w:rsidRDefault="001B0423">
          <w:pPr>
            <w:pStyle w:val="31"/>
            <w:tabs>
              <w:tab w:val="left" w:pos="1700"/>
              <w:tab w:val="right" w:leader="dot" w:pos="9016"/>
            </w:tabs>
            <w:ind w:left="800"/>
            <w:rPr>
              <w:noProof/>
              <w:kern w:val="2"/>
              <w:sz w:val="20"/>
              <w:lang w:val="en-US"/>
            </w:rPr>
          </w:pPr>
          <w:hyperlink w:anchor="_Toc26783808" w:history="1">
            <w:r w:rsidR="002C5619" w:rsidRPr="00176C2D">
              <w:rPr>
                <w:rStyle w:val="a4"/>
                <w:noProof/>
              </w:rPr>
              <w:t>4.2.4.</w:t>
            </w:r>
            <w:r w:rsidR="002C5619">
              <w:rPr>
                <w:noProof/>
                <w:kern w:val="2"/>
                <w:sz w:val="20"/>
                <w:lang w:val="en-US"/>
              </w:rPr>
              <w:tab/>
            </w:r>
            <w:r w:rsidR="002C5619" w:rsidRPr="00176C2D">
              <w:rPr>
                <w:rStyle w:val="a4"/>
                <w:noProof/>
              </w:rPr>
              <w:t>네트워크 2인용 게임</w:t>
            </w:r>
            <w:r w:rsidR="002C5619">
              <w:rPr>
                <w:noProof/>
                <w:webHidden/>
              </w:rPr>
              <w:tab/>
            </w:r>
            <w:r w:rsidR="002C5619">
              <w:rPr>
                <w:noProof/>
                <w:webHidden/>
              </w:rPr>
              <w:fldChar w:fldCharType="begin"/>
            </w:r>
            <w:r w:rsidR="002C5619">
              <w:rPr>
                <w:noProof/>
                <w:webHidden/>
              </w:rPr>
              <w:instrText xml:space="preserve"> PAGEREF _Toc26783808 \h </w:instrText>
            </w:r>
            <w:r w:rsidR="002C5619">
              <w:rPr>
                <w:noProof/>
                <w:webHidden/>
              </w:rPr>
            </w:r>
            <w:r w:rsidR="002C5619">
              <w:rPr>
                <w:noProof/>
                <w:webHidden/>
              </w:rPr>
              <w:fldChar w:fldCharType="separate"/>
            </w:r>
            <w:r w:rsidR="002C5619">
              <w:rPr>
                <w:noProof/>
                <w:webHidden/>
              </w:rPr>
              <w:t>15</w:t>
            </w:r>
            <w:r w:rsidR="002C5619">
              <w:rPr>
                <w:noProof/>
                <w:webHidden/>
              </w:rPr>
              <w:fldChar w:fldCharType="end"/>
            </w:r>
          </w:hyperlink>
        </w:p>
        <w:p w14:paraId="3976D928" w14:textId="643B0D24" w:rsidR="002C5619" w:rsidRDefault="001B0423">
          <w:pPr>
            <w:pStyle w:val="21"/>
            <w:tabs>
              <w:tab w:val="left" w:pos="1700"/>
              <w:tab w:val="right" w:leader="dot" w:pos="9016"/>
            </w:tabs>
            <w:ind w:left="400"/>
            <w:rPr>
              <w:noProof/>
              <w:kern w:val="2"/>
              <w:sz w:val="20"/>
              <w:lang w:val="en-US"/>
            </w:rPr>
          </w:pPr>
          <w:hyperlink w:anchor="_Toc26783809" w:history="1">
            <w:r w:rsidR="002C5619" w:rsidRPr="00176C2D">
              <w:rPr>
                <w:rStyle w:val="a4"/>
                <w:noProof/>
                <w14:scene3d>
                  <w14:camera w14:prst="orthographicFront"/>
                  <w14:lightRig w14:rig="threePt" w14:dir="t">
                    <w14:rot w14:lat="0" w14:lon="0" w14:rev="0"/>
                  </w14:lightRig>
                </w14:scene3d>
              </w:rPr>
              <w:t>4.3.</w:t>
            </w:r>
            <w:r w:rsidR="002C5619">
              <w:rPr>
                <w:noProof/>
                <w:kern w:val="2"/>
                <w:sz w:val="20"/>
                <w:lang w:val="en-US"/>
              </w:rPr>
              <w:tab/>
            </w:r>
            <w:r w:rsidR="002C5619" w:rsidRPr="00176C2D">
              <w:rPr>
                <w:rStyle w:val="a4"/>
                <w:noProof/>
              </w:rPr>
              <w:t>2차 추가 기능</w:t>
            </w:r>
            <w:r w:rsidR="002C5619">
              <w:rPr>
                <w:noProof/>
                <w:webHidden/>
              </w:rPr>
              <w:tab/>
            </w:r>
            <w:r w:rsidR="002C5619">
              <w:rPr>
                <w:noProof/>
                <w:webHidden/>
              </w:rPr>
              <w:fldChar w:fldCharType="begin"/>
            </w:r>
            <w:r w:rsidR="002C5619">
              <w:rPr>
                <w:noProof/>
                <w:webHidden/>
              </w:rPr>
              <w:instrText xml:space="preserve"> PAGEREF _Toc26783809 \h </w:instrText>
            </w:r>
            <w:r w:rsidR="002C5619">
              <w:rPr>
                <w:noProof/>
                <w:webHidden/>
              </w:rPr>
            </w:r>
            <w:r w:rsidR="002C5619">
              <w:rPr>
                <w:noProof/>
                <w:webHidden/>
              </w:rPr>
              <w:fldChar w:fldCharType="separate"/>
            </w:r>
            <w:r w:rsidR="002C5619">
              <w:rPr>
                <w:noProof/>
                <w:webHidden/>
              </w:rPr>
              <w:t>17</w:t>
            </w:r>
            <w:r w:rsidR="002C5619">
              <w:rPr>
                <w:noProof/>
                <w:webHidden/>
              </w:rPr>
              <w:fldChar w:fldCharType="end"/>
            </w:r>
          </w:hyperlink>
        </w:p>
        <w:p w14:paraId="1F75A641" w14:textId="1639805E" w:rsidR="002C5619" w:rsidRDefault="001B0423">
          <w:pPr>
            <w:pStyle w:val="31"/>
            <w:tabs>
              <w:tab w:val="left" w:pos="1700"/>
              <w:tab w:val="right" w:leader="dot" w:pos="9016"/>
            </w:tabs>
            <w:ind w:left="800"/>
            <w:rPr>
              <w:noProof/>
              <w:kern w:val="2"/>
              <w:sz w:val="20"/>
              <w:lang w:val="en-US"/>
            </w:rPr>
          </w:pPr>
          <w:hyperlink w:anchor="_Toc26783810" w:history="1">
            <w:r w:rsidR="002C5619" w:rsidRPr="00176C2D">
              <w:rPr>
                <w:rStyle w:val="a4"/>
                <w:noProof/>
              </w:rPr>
              <w:t>4.3.1.</w:t>
            </w:r>
            <w:r w:rsidR="002C5619">
              <w:rPr>
                <w:noProof/>
                <w:kern w:val="2"/>
                <w:sz w:val="20"/>
                <w:lang w:val="en-US"/>
              </w:rPr>
              <w:tab/>
            </w:r>
            <w:r w:rsidR="002C5619" w:rsidRPr="00176C2D">
              <w:rPr>
                <w:rStyle w:val="a4"/>
                <w:noProof/>
              </w:rPr>
              <w:t>목숨 기능</w:t>
            </w:r>
            <w:r w:rsidR="002C5619">
              <w:rPr>
                <w:noProof/>
                <w:webHidden/>
              </w:rPr>
              <w:tab/>
            </w:r>
            <w:r w:rsidR="002C5619">
              <w:rPr>
                <w:noProof/>
                <w:webHidden/>
              </w:rPr>
              <w:fldChar w:fldCharType="begin"/>
            </w:r>
            <w:r w:rsidR="002C5619">
              <w:rPr>
                <w:noProof/>
                <w:webHidden/>
              </w:rPr>
              <w:instrText xml:space="preserve"> PAGEREF _Toc26783810 \h </w:instrText>
            </w:r>
            <w:r w:rsidR="002C5619">
              <w:rPr>
                <w:noProof/>
                <w:webHidden/>
              </w:rPr>
            </w:r>
            <w:r w:rsidR="002C5619">
              <w:rPr>
                <w:noProof/>
                <w:webHidden/>
              </w:rPr>
              <w:fldChar w:fldCharType="separate"/>
            </w:r>
            <w:r w:rsidR="002C5619">
              <w:rPr>
                <w:noProof/>
                <w:webHidden/>
              </w:rPr>
              <w:t>17</w:t>
            </w:r>
            <w:r w:rsidR="002C5619">
              <w:rPr>
                <w:noProof/>
                <w:webHidden/>
              </w:rPr>
              <w:fldChar w:fldCharType="end"/>
            </w:r>
          </w:hyperlink>
        </w:p>
        <w:p w14:paraId="7F77D377" w14:textId="26422786" w:rsidR="002C5619" w:rsidRDefault="001B0423">
          <w:pPr>
            <w:pStyle w:val="31"/>
            <w:tabs>
              <w:tab w:val="left" w:pos="1700"/>
              <w:tab w:val="right" w:leader="dot" w:pos="9016"/>
            </w:tabs>
            <w:ind w:left="800"/>
            <w:rPr>
              <w:noProof/>
              <w:kern w:val="2"/>
              <w:sz w:val="20"/>
              <w:lang w:val="en-US"/>
            </w:rPr>
          </w:pPr>
          <w:hyperlink w:anchor="_Toc26783811" w:history="1">
            <w:r w:rsidR="002C5619" w:rsidRPr="00176C2D">
              <w:rPr>
                <w:rStyle w:val="a4"/>
                <w:noProof/>
              </w:rPr>
              <w:t>4.3.2.</w:t>
            </w:r>
            <w:r w:rsidR="002C5619">
              <w:rPr>
                <w:noProof/>
                <w:kern w:val="2"/>
                <w:sz w:val="20"/>
                <w:lang w:val="en-US"/>
              </w:rPr>
              <w:tab/>
            </w:r>
            <w:r w:rsidR="00BD3EE4">
              <w:rPr>
                <w:rStyle w:val="a4"/>
                <w:noProof/>
              </w:rPr>
              <w:t>Challenge</w:t>
            </w:r>
            <w:r w:rsidR="002C5619" w:rsidRPr="00176C2D">
              <w:rPr>
                <w:rStyle w:val="a4"/>
                <w:noProof/>
              </w:rPr>
              <w:t xml:space="preserve"> 모드</w:t>
            </w:r>
            <w:r w:rsidR="002C5619">
              <w:rPr>
                <w:noProof/>
                <w:webHidden/>
              </w:rPr>
              <w:tab/>
            </w:r>
            <w:r w:rsidR="002C5619">
              <w:rPr>
                <w:noProof/>
                <w:webHidden/>
              </w:rPr>
              <w:fldChar w:fldCharType="begin"/>
            </w:r>
            <w:r w:rsidR="002C5619">
              <w:rPr>
                <w:noProof/>
                <w:webHidden/>
              </w:rPr>
              <w:instrText xml:space="preserve"> PAGEREF _Toc26783811 \h </w:instrText>
            </w:r>
            <w:r w:rsidR="002C5619">
              <w:rPr>
                <w:noProof/>
                <w:webHidden/>
              </w:rPr>
            </w:r>
            <w:r w:rsidR="002C5619">
              <w:rPr>
                <w:noProof/>
                <w:webHidden/>
              </w:rPr>
              <w:fldChar w:fldCharType="separate"/>
            </w:r>
            <w:r w:rsidR="002C5619">
              <w:rPr>
                <w:noProof/>
                <w:webHidden/>
              </w:rPr>
              <w:t>18</w:t>
            </w:r>
            <w:r w:rsidR="002C5619">
              <w:rPr>
                <w:noProof/>
                <w:webHidden/>
              </w:rPr>
              <w:fldChar w:fldCharType="end"/>
            </w:r>
          </w:hyperlink>
        </w:p>
        <w:p w14:paraId="32F883DA" w14:textId="451B5BED" w:rsidR="002C5619" w:rsidRDefault="001B0423">
          <w:pPr>
            <w:pStyle w:val="11"/>
            <w:tabs>
              <w:tab w:val="left" w:pos="425"/>
              <w:tab w:val="right" w:leader="dot" w:pos="9016"/>
            </w:tabs>
            <w:rPr>
              <w:noProof/>
              <w:kern w:val="2"/>
              <w:sz w:val="20"/>
              <w:lang w:val="en-US"/>
            </w:rPr>
          </w:pPr>
          <w:hyperlink w:anchor="_Toc26783812" w:history="1">
            <w:r w:rsidR="002C5619" w:rsidRPr="00176C2D">
              <w:rPr>
                <w:rStyle w:val="a4"/>
                <w:noProof/>
              </w:rPr>
              <w:t>5.</w:t>
            </w:r>
            <w:r w:rsidR="002C5619">
              <w:rPr>
                <w:noProof/>
                <w:kern w:val="2"/>
                <w:sz w:val="20"/>
                <w:lang w:val="en-US"/>
              </w:rPr>
              <w:tab/>
            </w:r>
            <w:r w:rsidR="002C5619" w:rsidRPr="00176C2D">
              <w:rPr>
                <w:rStyle w:val="a4"/>
                <w:noProof/>
              </w:rPr>
              <w:t>Refactoring</w:t>
            </w:r>
            <w:r w:rsidR="002C5619">
              <w:rPr>
                <w:noProof/>
                <w:webHidden/>
              </w:rPr>
              <w:tab/>
            </w:r>
            <w:r w:rsidR="002C5619">
              <w:rPr>
                <w:noProof/>
                <w:webHidden/>
              </w:rPr>
              <w:fldChar w:fldCharType="begin"/>
            </w:r>
            <w:r w:rsidR="002C5619">
              <w:rPr>
                <w:noProof/>
                <w:webHidden/>
              </w:rPr>
              <w:instrText xml:space="preserve"> PAGEREF _Toc26783812 \h </w:instrText>
            </w:r>
            <w:r w:rsidR="002C5619">
              <w:rPr>
                <w:noProof/>
                <w:webHidden/>
              </w:rPr>
            </w:r>
            <w:r w:rsidR="002C5619">
              <w:rPr>
                <w:noProof/>
                <w:webHidden/>
              </w:rPr>
              <w:fldChar w:fldCharType="separate"/>
            </w:r>
            <w:r w:rsidR="002C5619">
              <w:rPr>
                <w:noProof/>
                <w:webHidden/>
              </w:rPr>
              <w:t>20</w:t>
            </w:r>
            <w:r w:rsidR="002C5619">
              <w:rPr>
                <w:noProof/>
                <w:webHidden/>
              </w:rPr>
              <w:fldChar w:fldCharType="end"/>
            </w:r>
          </w:hyperlink>
        </w:p>
        <w:p w14:paraId="02E71359" w14:textId="506EF556" w:rsidR="002C5619" w:rsidRDefault="001B0423">
          <w:pPr>
            <w:pStyle w:val="21"/>
            <w:tabs>
              <w:tab w:val="left" w:pos="1700"/>
              <w:tab w:val="right" w:leader="dot" w:pos="9016"/>
            </w:tabs>
            <w:ind w:left="400"/>
            <w:rPr>
              <w:noProof/>
              <w:kern w:val="2"/>
              <w:sz w:val="20"/>
              <w:lang w:val="en-US"/>
            </w:rPr>
          </w:pPr>
          <w:hyperlink w:anchor="_Toc26783813" w:history="1">
            <w:r w:rsidR="002C5619" w:rsidRPr="00176C2D">
              <w:rPr>
                <w:rStyle w:val="a4"/>
                <w:noProof/>
                <w14:scene3d>
                  <w14:camera w14:prst="orthographicFront"/>
                  <w14:lightRig w14:rig="threePt" w14:dir="t">
                    <w14:rot w14:lat="0" w14:lon="0" w14:rev="0"/>
                  </w14:lightRig>
                </w14:scene3d>
              </w:rPr>
              <w:t>5.1.</w:t>
            </w:r>
            <w:r w:rsidR="002C5619">
              <w:rPr>
                <w:noProof/>
                <w:kern w:val="2"/>
                <w:sz w:val="20"/>
                <w:lang w:val="en-US"/>
              </w:rPr>
              <w:tab/>
            </w:r>
            <w:r w:rsidR="002C5619" w:rsidRPr="00176C2D">
              <w:rPr>
                <w:rStyle w:val="a4"/>
                <w:noProof/>
              </w:rPr>
              <w:t>Stan4J 비교</w:t>
            </w:r>
            <w:r w:rsidR="002C5619">
              <w:rPr>
                <w:noProof/>
                <w:webHidden/>
              </w:rPr>
              <w:tab/>
            </w:r>
            <w:r w:rsidR="002C5619">
              <w:rPr>
                <w:noProof/>
                <w:webHidden/>
              </w:rPr>
              <w:fldChar w:fldCharType="begin"/>
            </w:r>
            <w:r w:rsidR="002C5619">
              <w:rPr>
                <w:noProof/>
                <w:webHidden/>
              </w:rPr>
              <w:instrText xml:space="preserve"> PAGEREF _Toc26783813 \h </w:instrText>
            </w:r>
            <w:r w:rsidR="002C5619">
              <w:rPr>
                <w:noProof/>
                <w:webHidden/>
              </w:rPr>
            </w:r>
            <w:r w:rsidR="002C5619">
              <w:rPr>
                <w:noProof/>
                <w:webHidden/>
              </w:rPr>
              <w:fldChar w:fldCharType="separate"/>
            </w:r>
            <w:r w:rsidR="002C5619">
              <w:rPr>
                <w:noProof/>
                <w:webHidden/>
              </w:rPr>
              <w:t>20</w:t>
            </w:r>
            <w:r w:rsidR="002C5619">
              <w:rPr>
                <w:noProof/>
                <w:webHidden/>
              </w:rPr>
              <w:fldChar w:fldCharType="end"/>
            </w:r>
          </w:hyperlink>
        </w:p>
        <w:p w14:paraId="75DDE5F1" w14:textId="002D22F0" w:rsidR="002C5619" w:rsidRDefault="001B0423">
          <w:pPr>
            <w:pStyle w:val="31"/>
            <w:tabs>
              <w:tab w:val="left" w:pos="1700"/>
              <w:tab w:val="right" w:leader="dot" w:pos="9016"/>
            </w:tabs>
            <w:ind w:left="800"/>
            <w:rPr>
              <w:noProof/>
              <w:kern w:val="2"/>
              <w:sz w:val="20"/>
              <w:lang w:val="en-US"/>
            </w:rPr>
          </w:pPr>
          <w:hyperlink w:anchor="_Toc26783814" w:history="1">
            <w:r w:rsidR="002C5619" w:rsidRPr="00176C2D">
              <w:rPr>
                <w:rStyle w:val="a4"/>
                <w:noProof/>
              </w:rPr>
              <w:t>5.1.1.</w:t>
            </w:r>
            <w:r w:rsidR="002C5619">
              <w:rPr>
                <w:noProof/>
                <w:kern w:val="2"/>
                <w:sz w:val="20"/>
                <w:lang w:val="en-US"/>
              </w:rPr>
              <w:tab/>
            </w:r>
            <w:r w:rsidR="002C5619" w:rsidRPr="00176C2D">
              <w:rPr>
                <w:rStyle w:val="a4"/>
                <w:noProof/>
              </w:rPr>
              <w:t>Refactoring 전 오염</w:t>
            </w:r>
            <w:r w:rsidR="002C5619">
              <w:rPr>
                <w:noProof/>
                <w:webHidden/>
              </w:rPr>
              <w:tab/>
            </w:r>
            <w:r w:rsidR="002C5619">
              <w:rPr>
                <w:noProof/>
                <w:webHidden/>
              </w:rPr>
              <w:fldChar w:fldCharType="begin"/>
            </w:r>
            <w:r w:rsidR="002C5619">
              <w:rPr>
                <w:noProof/>
                <w:webHidden/>
              </w:rPr>
              <w:instrText xml:space="preserve"> PAGEREF _Toc26783814 \h </w:instrText>
            </w:r>
            <w:r w:rsidR="002C5619">
              <w:rPr>
                <w:noProof/>
                <w:webHidden/>
              </w:rPr>
            </w:r>
            <w:r w:rsidR="002C5619">
              <w:rPr>
                <w:noProof/>
                <w:webHidden/>
              </w:rPr>
              <w:fldChar w:fldCharType="separate"/>
            </w:r>
            <w:r w:rsidR="002C5619">
              <w:rPr>
                <w:noProof/>
                <w:webHidden/>
              </w:rPr>
              <w:t>20</w:t>
            </w:r>
            <w:r w:rsidR="002C5619">
              <w:rPr>
                <w:noProof/>
                <w:webHidden/>
              </w:rPr>
              <w:fldChar w:fldCharType="end"/>
            </w:r>
          </w:hyperlink>
        </w:p>
        <w:p w14:paraId="5CCB39A0" w14:textId="478BCD1A" w:rsidR="002C5619" w:rsidRDefault="001B0423">
          <w:pPr>
            <w:pStyle w:val="31"/>
            <w:tabs>
              <w:tab w:val="left" w:pos="1700"/>
              <w:tab w:val="right" w:leader="dot" w:pos="9016"/>
            </w:tabs>
            <w:ind w:left="800"/>
            <w:rPr>
              <w:noProof/>
              <w:kern w:val="2"/>
              <w:sz w:val="20"/>
              <w:lang w:val="en-US"/>
            </w:rPr>
          </w:pPr>
          <w:hyperlink w:anchor="_Toc26783815" w:history="1">
            <w:r w:rsidR="002C5619" w:rsidRPr="00176C2D">
              <w:rPr>
                <w:rStyle w:val="a4"/>
                <w:noProof/>
              </w:rPr>
              <w:t>5.1.2.</w:t>
            </w:r>
            <w:r w:rsidR="002C5619">
              <w:rPr>
                <w:noProof/>
                <w:kern w:val="2"/>
                <w:sz w:val="20"/>
                <w:lang w:val="en-US"/>
              </w:rPr>
              <w:tab/>
            </w:r>
            <w:r w:rsidR="002C5619" w:rsidRPr="00176C2D">
              <w:rPr>
                <w:rStyle w:val="a4"/>
                <w:noProof/>
              </w:rPr>
              <w:t>Refactoring 후 오염</w:t>
            </w:r>
            <w:r w:rsidR="002C5619">
              <w:rPr>
                <w:noProof/>
                <w:webHidden/>
              </w:rPr>
              <w:tab/>
            </w:r>
            <w:r w:rsidR="002C5619">
              <w:rPr>
                <w:noProof/>
                <w:webHidden/>
              </w:rPr>
              <w:fldChar w:fldCharType="begin"/>
            </w:r>
            <w:r w:rsidR="002C5619">
              <w:rPr>
                <w:noProof/>
                <w:webHidden/>
              </w:rPr>
              <w:instrText xml:space="preserve"> PAGEREF _Toc26783815 \h </w:instrText>
            </w:r>
            <w:r w:rsidR="002C5619">
              <w:rPr>
                <w:noProof/>
                <w:webHidden/>
              </w:rPr>
            </w:r>
            <w:r w:rsidR="002C5619">
              <w:rPr>
                <w:noProof/>
                <w:webHidden/>
              </w:rPr>
              <w:fldChar w:fldCharType="separate"/>
            </w:r>
            <w:r w:rsidR="002C5619">
              <w:rPr>
                <w:noProof/>
                <w:webHidden/>
              </w:rPr>
              <w:t>20</w:t>
            </w:r>
            <w:r w:rsidR="002C5619">
              <w:rPr>
                <w:noProof/>
                <w:webHidden/>
              </w:rPr>
              <w:fldChar w:fldCharType="end"/>
            </w:r>
          </w:hyperlink>
        </w:p>
        <w:p w14:paraId="7B6E8F41" w14:textId="4684B97A" w:rsidR="002C5619" w:rsidRDefault="001B0423">
          <w:pPr>
            <w:pStyle w:val="31"/>
            <w:tabs>
              <w:tab w:val="left" w:pos="1700"/>
              <w:tab w:val="right" w:leader="dot" w:pos="9016"/>
            </w:tabs>
            <w:ind w:left="800"/>
            <w:rPr>
              <w:noProof/>
              <w:kern w:val="2"/>
              <w:sz w:val="20"/>
              <w:lang w:val="en-US"/>
            </w:rPr>
          </w:pPr>
          <w:hyperlink w:anchor="_Toc26783816" w:history="1">
            <w:r w:rsidR="002C5619" w:rsidRPr="00176C2D">
              <w:rPr>
                <w:rStyle w:val="a4"/>
                <w:noProof/>
              </w:rPr>
              <w:t>5.1.3.</w:t>
            </w:r>
            <w:r w:rsidR="002C5619">
              <w:rPr>
                <w:noProof/>
                <w:kern w:val="2"/>
                <w:sz w:val="20"/>
                <w:lang w:val="en-US"/>
              </w:rPr>
              <w:tab/>
            </w:r>
            <w:r w:rsidR="002C5619" w:rsidRPr="00176C2D">
              <w:rPr>
                <w:rStyle w:val="a4"/>
                <w:noProof/>
              </w:rPr>
              <w:t>Refactoring 전 Distance</w:t>
            </w:r>
            <w:r w:rsidR="002C5619">
              <w:rPr>
                <w:noProof/>
                <w:webHidden/>
              </w:rPr>
              <w:tab/>
            </w:r>
            <w:r w:rsidR="002C5619">
              <w:rPr>
                <w:noProof/>
                <w:webHidden/>
              </w:rPr>
              <w:fldChar w:fldCharType="begin"/>
            </w:r>
            <w:r w:rsidR="002C5619">
              <w:rPr>
                <w:noProof/>
                <w:webHidden/>
              </w:rPr>
              <w:instrText xml:space="preserve"> PAGEREF _Toc26783816 \h </w:instrText>
            </w:r>
            <w:r w:rsidR="002C5619">
              <w:rPr>
                <w:noProof/>
                <w:webHidden/>
              </w:rPr>
            </w:r>
            <w:r w:rsidR="002C5619">
              <w:rPr>
                <w:noProof/>
                <w:webHidden/>
              </w:rPr>
              <w:fldChar w:fldCharType="separate"/>
            </w:r>
            <w:r w:rsidR="002C5619">
              <w:rPr>
                <w:noProof/>
                <w:webHidden/>
              </w:rPr>
              <w:t>21</w:t>
            </w:r>
            <w:r w:rsidR="002C5619">
              <w:rPr>
                <w:noProof/>
                <w:webHidden/>
              </w:rPr>
              <w:fldChar w:fldCharType="end"/>
            </w:r>
          </w:hyperlink>
        </w:p>
        <w:p w14:paraId="5B7AB28A" w14:textId="42761FBA" w:rsidR="002C5619" w:rsidRDefault="001B0423">
          <w:pPr>
            <w:pStyle w:val="31"/>
            <w:tabs>
              <w:tab w:val="left" w:pos="1700"/>
              <w:tab w:val="right" w:leader="dot" w:pos="9016"/>
            </w:tabs>
            <w:ind w:left="800"/>
            <w:rPr>
              <w:noProof/>
              <w:kern w:val="2"/>
              <w:sz w:val="20"/>
              <w:lang w:val="en-US"/>
            </w:rPr>
          </w:pPr>
          <w:hyperlink w:anchor="_Toc26783817" w:history="1">
            <w:r w:rsidR="002C5619" w:rsidRPr="00176C2D">
              <w:rPr>
                <w:rStyle w:val="a4"/>
                <w:noProof/>
              </w:rPr>
              <w:t>5.1.4.</w:t>
            </w:r>
            <w:r w:rsidR="002C5619">
              <w:rPr>
                <w:noProof/>
                <w:kern w:val="2"/>
                <w:sz w:val="20"/>
                <w:lang w:val="en-US"/>
              </w:rPr>
              <w:tab/>
            </w:r>
            <w:r w:rsidR="002C5619" w:rsidRPr="00176C2D">
              <w:rPr>
                <w:rStyle w:val="a4"/>
                <w:noProof/>
              </w:rPr>
              <w:t>Refactoring 후 Distance</w:t>
            </w:r>
            <w:r w:rsidR="002C5619">
              <w:rPr>
                <w:noProof/>
                <w:webHidden/>
              </w:rPr>
              <w:tab/>
            </w:r>
            <w:r w:rsidR="002C5619">
              <w:rPr>
                <w:noProof/>
                <w:webHidden/>
              </w:rPr>
              <w:fldChar w:fldCharType="begin"/>
            </w:r>
            <w:r w:rsidR="002C5619">
              <w:rPr>
                <w:noProof/>
                <w:webHidden/>
              </w:rPr>
              <w:instrText xml:space="preserve"> PAGEREF _Toc26783817 \h </w:instrText>
            </w:r>
            <w:r w:rsidR="002C5619">
              <w:rPr>
                <w:noProof/>
                <w:webHidden/>
              </w:rPr>
            </w:r>
            <w:r w:rsidR="002C5619">
              <w:rPr>
                <w:noProof/>
                <w:webHidden/>
              </w:rPr>
              <w:fldChar w:fldCharType="separate"/>
            </w:r>
            <w:r w:rsidR="002C5619">
              <w:rPr>
                <w:noProof/>
                <w:webHidden/>
              </w:rPr>
              <w:t>21</w:t>
            </w:r>
            <w:r w:rsidR="002C5619">
              <w:rPr>
                <w:noProof/>
                <w:webHidden/>
              </w:rPr>
              <w:fldChar w:fldCharType="end"/>
            </w:r>
          </w:hyperlink>
        </w:p>
        <w:p w14:paraId="0D2030C7" w14:textId="2F191D4E" w:rsidR="002C5619" w:rsidRDefault="001B0423">
          <w:pPr>
            <w:pStyle w:val="21"/>
            <w:tabs>
              <w:tab w:val="left" w:pos="1700"/>
              <w:tab w:val="right" w:leader="dot" w:pos="9016"/>
            </w:tabs>
            <w:ind w:left="400"/>
            <w:rPr>
              <w:noProof/>
              <w:kern w:val="2"/>
              <w:sz w:val="20"/>
              <w:lang w:val="en-US"/>
            </w:rPr>
          </w:pPr>
          <w:hyperlink w:anchor="_Toc26783818" w:history="1">
            <w:r w:rsidR="002C5619" w:rsidRPr="00176C2D">
              <w:rPr>
                <w:rStyle w:val="a4"/>
                <w:noProof/>
                <w14:scene3d>
                  <w14:camera w14:prst="orthographicFront"/>
                  <w14:lightRig w14:rig="threePt" w14:dir="t">
                    <w14:rot w14:lat="0" w14:lon="0" w14:rev="0"/>
                  </w14:lightRig>
                </w14:scene3d>
              </w:rPr>
              <w:t>5.2.</w:t>
            </w:r>
            <w:r w:rsidR="002C5619">
              <w:rPr>
                <w:noProof/>
                <w:kern w:val="2"/>
                <w:sz w:val="20"/>
                <w:lang w:val="en-US"/>
              </w:rPr>
              <w:tab/>
            </w:r>
            <w:r w:rsidR="002C5619" w:rsidRPr="00176C2D">
              <w:rPr>
                <w:rStyle w:val="a4"/>
                <w:noProof/>
              </w:rPr>
              <w:t>Sonar Lint 비교</w:t>
            </w:r>
            <w:r w:rsidR="002C5619">
              <w:rPr>
                <w:noProof/>
                <w:webHidden/>
              </w:rPr>
              <w:tab/>
            </w:r>
            <w:r w:rsidR="002C5619">
              <w:rPr>
                <w:noProof/>
                <w:webHidden/>
              </w:rPr>
              <w:fldChar w:fldCharType="begin"/>
            </w:r>
            <w:r w:rsidR="002C5619">
              <w:rPr>
                <w:noProof/>
                <w:webHidden/>
              </w:rPr>
              <w:instrText xml:space="preserve"> PAGEREF _Toc26783818 \h </w:instrText>
            </w:r>
            <w:r w:rsidR="002C5619">
              <w:rPr>
                <w:noProof/>
                <w:webHidden/>
              </w:rPr>
            </w:r>
            <w:r w:rsidR="002C5619">
              <w:rPr>
                <w:noProof/>
                <w:webHidden/>
              </w:rPr>
              <w:fldChar w:fldCharType="separate"/>
            </w:r>
            <w:r w:rsidR="002C5619">
              <w:rPr>
                <w:noProof/>
                <w:webHidden/>
              </w:rPr>
              <w:t>22</w:t>
            </w:r>
            <w:r w:rsidR="002C5619">
              <w:rPr>
                <w:noProof/>
                <w:webHidden/>
              </w:rPr>
              <w:fldChar w:fldCharType="end"/>
            </w:r>
          </w:hyperlink>
        </w:p>
        <w:p w14:paraId="26FBF133" w14:textId="299CC387" w:rsidR="002C5619" w:rsidRDefault="001B0423">
          <w:pPr>
            <w:pStyle w:val="31"/>
            <w:tabs>
              <w:tab w:val="left" w:pos="1700"/>
              <w:tab w:val="right" w:leader="dot" w:pos="9016"/>
            </w:tabs>
            <w:ind w:left="800"/>
            <w:rPr>
              <w:noProof/>
              <w:kern w:val="2"/>
              <w:sz w:val="20"/>
              <w:lang w:val="en-US"/>
            </w:rPr>
          </w:pPr>
          <w:hyperlink w:anchor="_Toc26783819" w:history="1">
            <w:r w:rsidR="002C5619" w:rsidRPr="00176C2D">
              <w:rPr>
                <w:rStyle w:val="a4"/>
                <w:noProof/>
              </w:rPr>
              <w:t>5.2.1.</w:t>
            </w:r>
            <w:r w:rsidR="002C5619">
              <w:rPr>
                <w:noProof/>
                <w:kern w:val="2"/>
                <w:sz w:val="20"/>
                <w:lang w:val="en-US"/>
              </w:rPr>
              <w:tab/>
            </w:r>
            <w:r w:rsidR="002C5619" w:rsidRPr="00176C2D">
              <w:rPr>
                <w:rStyle w:val="a4"/>
                <w:noProof/>
              </w:rPr>
              <w:t>Refactoring 전</w:t>
            </w:r>
            <w:r w:rsidR="002C5619">
              <w:rPr>
                <w:noProof/>
                <w:webHidden/>
              </w:rPr>
              <w:tab/>
            </w:r>
            <w:r w:rsidR="002C5619">
              <w:rPr>
                <w:noProof/>
                <w:webHidden/>
              </w:rPr>
              <w:fldChar w:fldCharType="begin"/>
            </w:r>
            <w:r w:rsidR="002C5619">
              <w:rPr>
                <w:noProof/>
                <w:webHidden/>
              </w:rPr>
              <w:instrText xml:space="preserve"> PAGEREF _Toc26783819 \h </w:instrText>
            </w:r>
            <w:r w:rsidR="002C5619">
              <w:rPr>
                <w:noProof/>
                <w:webHidden/>
              </w:rPr>
            </w:r>
            <w:r w:rsidR="002C5619">
              <w:rPr>
                <w:noProof/>
                <w:webHidden/>
              </w:rPr>
              <w:fldChar w:fldCharType="separate"/>
            </w:r>
            <w:r w:rsidR="002C5619">
              <w:rPr>
                <w:noProof/>
                <w:webHidden/>
              </w:rPr>
              <w:t>22</w:t>
            </w:r>
            <w:r w:rsidR="002C5619">
              <w:rPr>
                <w:noProof/>
                <w:webHidden/>
              </w:rPr>
              <w:fldChar w:fldCharType="end"/>
            </w:r>
          </w:hyperlink>
        </w:p>
        <w:p w14:paraId="2A610021" w14:textId="273E2DA3" w:rsidR="002C5619" w:rsidRDefault="001B0423">
          <w:pPr>
            <w:pStyle w:val="31"/>
            <w:tabs>
              <w:tab w:val="left" w:pos="1700"/>
              <w:tab w:val="right" w:leader="dot" w:pos="9016"/>
            </w:tabs>
            <w:ind w:left="800"/>
            <w:rPr>
              <w:noProof/>
              <w:kern w:val="2"/>
              <w:sz w:val="20"/>
              <w:lang w:val="en-US"/>
            </w:rPr>
          </w:pPr>
          <w:hyperlink w:anchor="_Toc26783820" w:history="1">
            <w:r w:rsidR="002C5619" w:rsidRPr="00176C2D">
              <w:rPr>
                <w:rStyle w:val="a4"/>
                <w:noProof/>
              </w:rPr>
              <w:t>5.2.2.</w:t>
            </w:r>
            <w:r w:rsidR="002C5619">
              <w:rPr>
                <w:noProof/>
                <w:kern w:val="2"/>
                <w:sz w:val="20"/>
                <w:lang w:val="en-US"/>
              </w:rPr>
              <w:tab/>
            </w:r>
            <w:r w:rsidR="002C5619" w:rsidRPr="00176C2D">
              <w:rPr>
                <w:rStyle w:val="a4"/>
                <w:noProof/>
              </w:rPr>
              <w:t>Refactoring 후</w:t>
            </w:r>
            <w:r w:rsidR="002C5619">
              <w:rPr>
                <w:noProof/>
                <w:webHidden/>
              </w:rPr>
              <w:tab/>
            </w:r>
            <w:r w:rsidR="002C5619">
              <w:rPr>
                <w:noProof/>
                <w:webHidden/>
              </w:rPr>
              <w:fldChar w:fldCharType="begin"/>
            </w:r>
            <w:r w:rsidR="002C5619">
              <w:rPr>
                <w:noProof/>
                <w:webHidden/>
              </w:rPr>
              <w:instrText xml:space="preserve"> PAGEREF _Toc26783820 \h </w:instrText>
            </w:r>
            <w:r w:rsidR="002C5619">
              <w:rPr>
                <w:noProof/>
                <w:webHidden/>
              </w:rPr>
            </w:r>
            <w:r w:rsidR="002C5619">
              <w:rPr>
                <w:noProof/>
                <w:webHidden/>
              </w:rPr>
              <w:fldChar w:fldCharType="separate"/>
            </w:r>
            <w:r w:rsidR="002C5619">
              <w:rPr>
                <w:noProof/>
                <w:webHidden/>
              </w:rPr>
              <w:t>22</w:t>
            </w:r>
            <w:r w:rsidR="002C5619">
              <w:rPr>
                <w:noProof/>
                <w:webHidden/>
              </w:rPr>
              <w:fldChar w:fldCharType="end"/>
            </w:r>
          </w:hyperlink>
        </w:p>
        <w:p w14:paraId="664EBA38" w14:textId="3A184226" w:rsidR="002C5619" w:rsidRDefault="001B0423">
          <w:pPr>
            <w:pStyle w:val="21"/>
            <w:tabs>
              <w:tab w:val="left" w:pos="1700"/>
              <w:tab w:val="right" w:leader="dot" w:pos="9016"/>
            </w:tabs>
            <w:ind w:left="400"/>
            <w:rPr>
              <w:noProof/>
              <w:kern w:val="2"/>
              <w:sz w:val="20"/>
              <w:lang w:val="en-US"/>
            </w:rPr>
          </w:pPr>
          <w:hyperlink w:anchor="_Toc26783821" w:history="1">
            <w:r w:rsidR="002C5619" w:rsidRPr="00176C2D">
              <w:rPr>
                <w:rStyle w:val="a4"/>
                <w:noProof/>
                <w14:scene3d>
                  <w14:camera w14:prst="orthographicFront"/>
                  <w14:lightRig w14:rig="threePt" w14:dir="t">
                    <w14:rot w14:lat="0" w14:lon="0" w14:rev="0"/>
                  </w14:lightRig>
                </w14:scene3d>
              </w:rPr>
              <w:t>5.3.</w:t>
            </w:r>
            <w:r w:rsidR="002C5619">
              <w:rPr>
                <w:noProof/>
                <w:kern w:val="2"/>
                <w:sz w:val="20"/>
                <w:lang w:val="en-US"/>
              </w:rPr>
              <w:tab/>
            </w:r>
            <w:r w:rsidR="002C5619" w:rsidRPr="00176C2D">
              <w:rPr>
                <w:rStyle w:val="a4"/>
                <w:noProof/>
              </w:rPr>
              <w:t>변경사항</w:t>
            </w:r>
            <w:r w:rsidR="002C5619">
              <w:rPr>
                <w:noProof/>
                <w:webHidden/>
              </w:rPr>
              <w:tab/>
            </w:r>
            <w:r w:rsidR="002C5619">
              <w:rPr>
                <w:noProof/>
                <w:webHidden/>
              </w:rPr>
              <w:fldChar w:fldCharType="begin"/>
            </w:r>
            <w:r w:rsidR="002C5619">
              <w:rPr>
                <w:noProof/>
                <w:webHidden/>
              </w:rPr>
              <w:instrText xml:space="preserve"> PAGEREF _Toc26783821 \h </w:instrText>
            </w:r>
            <w:r w:rsidR="002C5619">
              <w:rPr>
                <w:noProof/>
                <w:webHidden/>
              </w:rPr>
            </w:r>
            <w:r w:rsidR="002C5619">
              <w:rPr>
                <w:noProof/>
                <w:webHidden/>
              </w:rPr>
              <w:fldChar w:fldCharType="separate"/>
            </w:r>
            <w:r w:rsidR="002C5619">
              <w:rPr>
                <w:noProof/>
                <w:webHidden/>
              </w:rPr>
              <w:t>23</w:t>
            </w:r>
            <w:r w:rsidR="002C5619">
              <w:rPr>
                <w:noProof/>
                <w:webHidden/>
              </w:rPr>
              <w:fldChar w:fldCharType="end"/>
            </w:r>
          </w:hyperlink>
        </w:p>
        <w:p w14:paraId="754AD413" w14:textId="0B2A574A" w:rsidR="002C5619" w:rsidRDefault="001B0423">
          <w:pPr>
            <w:pStyle w:val="31"/>
            <w:tabs>
              <w:tab w:val="left" w:pos="1700"/>
              <w:tab w:val="right" w:leader="dot" w:pos="9016"/>
            </w:tabs>
            <w:ind w:left="800"/>
            <w:rPr>
              <w:noProof/>
              <w:kern w:val="2"/>
              <w:sz w:val="20"/>
              <w:lang w:val="en-US"/>
            </w:rPr>
          </w:pPr>
          <w:hyperlink w:anchor="_Toc26783822" w:history="1">
            <w:r w:rsidR="002C5619" w:rsidRPr="00176C2D">
              <w:rPr>
                <w:rStyle w:val="a4"/>
                <w:noProof/>
              </w:rPr>
              <w:t>5.3.1.</w:t>
            </w:r>
            <w:r w:rsidR="002C5619">
              <w:rPr>
                <w:noProof/>
                <w:kern w:val="2"/>
                <w:sz w:val="20"/>
                <w:lang w:val="en-US"/>
              </w:rPr>
              <w:tab/>
            </w:r>
            <w:r w:rsidR="002C5619" w:rsidRPr="00176C2D">
              <w:rPr>
                <w:rStyle w:val="a4"/>
                <w:noProof/>
              </w:rPr>
              <w:t>가시성, 이름 정리</w:t>
            </w:r>
            <w:r w:rsidR="002C5619">
              <w:rPr>
                <w:noProof/>
                <w:webHidden/>
              </w:rPr>
              <w:tab/>
            </w:r>
            <w:r w:rsidR="002C5619">
              <w:rPr>
                <w:noProof/>
                <w:webHidden/>
              </w:rPr>
              <w:fldChar w:fldCharType="begin"/>
            </w:r>
            <w:r w:rsidR="002C5619">
              <w:rPr>
                <w:noProof/>
                <w:webHidden/>
              </w:rPr>
              <w:instrText xml:space="preserve"> PAGEREF _Toc26783822 \h </w:instrText>
            </w:r>
            <w:r w:rsidR="002C5619">
              <w:rPr>
                <w:noProof/>
                <w:webHidden/>
              </w:rPr>
            </w:r>
            <w:r w:rsidR="002C5619">
              <w:rPr>
                <w:noProof/>
                <w:webHidden/>
              </w:rPr>
              <w:fldChar w:fldCharType="separate"/>
            </w:r>
            <w:r w:rsidR="002C5619">
              <w:rPr>
                <w:noProof/>
                <w:webHidden/>
              </w:rPr>
              <w:t>23</w:t>
            </w:r>
            <w:r w:rsidR="002C5619">
              <w:rPr>
                <w:noProof/>
                <w:webHidden/>
              </w:rPr>
              <w:fldChar w:fldCharType="end"/>
            </w:r>
          </w:hyperlink>
        </w:p>
        <w:p w14:paraId="52B6E605" w14:textId="3BE9F24F" w:rsidR="002C5619" w:rsidRDefault="001B0423">
          <w:pPr>
            <w:pStyle w:val="31"/>
            <w:tabs>
              <w:tab w:val="left" w:pos="1700"/>
              <w:tab w:val="right" w:leader="dot" w:pos="9016"/>
            </w:tabs>
            <w:ind w:left="800"/>
            <w:rPr>
              <w:noProof/>
              <w:kern w:val="2"/>
              <w:sz w:val="20"/>
              <w:lang w:val="en-US"/>
            </w:rPr>
          </w:pPr>
          <w:hyperlink w:anchor="_Toc26783823" w:history="1">
            <w:r w:rsidR="002C5619" w:rsidRPr="00176C2D">
              <w:rPr>
                <w:rStyle w:val="a4"/>
                <w:noProof/>
              </w:rPr>
              <w:t>5.3.2.</w:t>
            </w:r>
            <w:r w:rsidR="002C5619">
              <w:rPr>
                <w:noProof/>
                <w:kern w:val="2"/>
                <w:sz w:val="20"/>
                <w:lang w:val="en-US"/>
              </w:rPr>
              <w:tab/>
            </w:r>
            <w:r w:rsidR="002C5619" w:rsidRPr="00176C2D">
              <w:rPr>
                <w:rStyle w:val="a4"/>
                <w:noProof/>
              </w:rPr>
              <w:t>불필요 메소드, 임포트 제거</w:t>
            </w:r>
            <w:r w:rsidR="002C5619">
              <w:rPr>
                <w:noProof/>
                <w:webHidden/>
              </w:rPr>
              <w:tab/>
            </w:r>
            <w:r w:rsidR="002C5619">
              <w:rPr>
                <w:noProof/>
                <w:webHidden/>
              </w:rPr>
              <w:fldChar w:fldCharType="begin"/>
            </w:r>
            <w:r w:rsidR="002C5619">
              <w:rPr>
                <w:noProof/>
                <w:webHidden/>
              </w:rPr>
              <w:instrText xml:space="preserve"> PAGEREF _Toc26783823 \h </w:instrText>
            </w:r>
            <w:r w:rsidR="002C5619">
              <w:rPr>
                <w:noProof/>
                <w:webHidden/>
              </w:rPr>
            </w:r>
            <w:r w:rsidR="002C5619">
              <w:rPr>
                <w:noProof/>
                <w:webHidden/>
              </w:rPr>
              <w:fldChar w:fldCharType="separate"/>
            </w:r>
            <w:r w:rsidR="002C5619">
              <w:rPr>
                <w:noProof/>
                <w:webHidden/>
              </w:rPr>
              <w:t>23</w:t>
            </w:r>
            <w:r w:rsidR="002C5619">
              <w:rPr>
                <w:noProof/>
                <w:webHidden/>
              </w:rPr>
              <w:fldChar w:fldCharType="end"/>
            </w:r>
          </w:hyperlink>
        </w:p>
        <w:p w14:paraId="4DA3373D" w14:textId="2FE6B323" w:rsidR="002C5619" w:rsidRDefault="001B0423">
          <w:pPr>
            <w:pStyle w:val="31"/>
            <w:tabs>
              <w:tab w:val="left" w:pos="1700"/>
              <w:tab w:val="right" w:leader="dot" w:pos="9016"/>
            </w:tabs>
            <w:ind w:left="800"/>
            <w:rPr>
              <w:noProof/>
              <w:kern w:val="2"/>
              <w:sz w:val="20"/>
              <w:lang w:val="en-US"/>
            </w:rPr>
          </w:pPr>
          <w:hyperlink w:anchor="_Toc26783824" w:history="1">
            <w:r w:rsidR="002C5619" w:rsidRPr="00176C2D">
              <w:rPr>
                <w:rStyle w:val="a4"/>
                <w:noProof/>
              </w:rPr>
              <w:t>5.3.3.</w:t>
            </w:r>
            <w:r w:rsidR="002C5619">
              <w:rPr>
                <w:noProof/>
                <w:kern w:val="2"/>
                <w:sz w:val="20"/>
                <w:lang w:val="en-US"/>
              </w:rPr>
              <w:tab/>
            </w:r>
            <w:r w:rsidR="002C5619" w:rsidRPr="00176C2D">
              <w:rPr>
                <w:rStyle w:val="a4"/>
                <w:noProof/>
              </w:rPr>
              <w:t>불필요한 비교 변경</w:t>
            </w:r>
            <w:r w:rsidR="002C5619">
              <w:rPr>
                <w:noProof/>
                <w:webHidden/>
              </w:rPr>
              <w:tab/>
            </w:r>
            <w:r w:rsidR="002C5619">
              <w:rPr>
                <w:noProof/>
                <w:webHidden/>
              </w:rPr>
              <w:fldChar w:fldCharType="begin"/>
            </w:r>
            <w:r w:rsidR="002C5619">
              <w:rPr>
                <w:noProof/>
                <w:webHidden/>
              </w:rPr>
              <w:instrText xml:space="preserve"> PAGEREF _Toc26783824 \h </w:instrText>
            </w:r>
            <w:r w:rsidR="002C5619">
              <w:rPr>
                <w:noProof/>
                <w:webHidden/>
              </w:rPr>
            </w:r>
            <w:r w:rsidR="002C5619">
              <w:rPr>
                <w:noProof/>
                <w:webHidden/>
              </w:rPr>
              <w:fldChar w:fldCharType="separate"/>
            </w:r>
            <w:r w:rsidR="002C5619">
              <w:rPr>
                <w:noProof/>
                <w:webHidden/>
              </w:rPr>
              <w:t>24</w:t>
            </w:r>
            <w:r w:rsidR="002C5619">
              <w:rPr>
                <w:noProof/>
                <w:webHidden/>
              </w:rPr>
              <w:fldChar w:fldCharType="end"/>
            </w:r>
          </w:hyperlink>
        </w:p>
        <w:p w14:paraId="098B0ECF" w14:textId="0F30C178" w:rsidR="002C5619" w:rsidRDefault="001B0423">
          <w:pPr>
            <w:pStyle w:val="31"/>
            <w:tabs>
              <w:tab w:val="left" w:pos="1700"/>
              <w:tab w:val="right" w:leader="dot" w:pos="9016"/>
            </w:tabs>
            <w:ind w:left="800"/>
            <w:rPr>
              <w:noProof/>
              <w:kern w:val="2"/>
              <w:sz w:val="20"/>
              <w:lang w:val="en-US"/>
            </w:rPr>
          </w:pPr>
          <w:hyperlink w:anchor="_Toc26783825" w:history="1">
            <w:r w:rsidR="002C5619" w:rsidRPr="00176C2D">
              <w:rPr>
                <w:rStyle w:val="a4"/>
                <w:noProof/>
              </w:rPr>
              <w:t>5.3.4.</w:t>
            </w:r>
            <w:r w:rsidR="002C5619">
              <w:rPr>
                <w:noProof/>
                <w:kern w:val="2"/>
                <w:sz w:val="20"/>
                <w:lang w:val="en-US"/>
              </w:rPr>
              <w:tab/>
            </w:r>
            <w:r w:rsidR="002C5619" w:rsidRPr="00176C2D">
              <w:rPr>
                <w:rStyle w:val="a4"/>
                <w:noProof/>
              </w:rPr>
              <w:t>Run class 생성</w:t>
            </w:r>
            <w:r w:rsidR="002C5619">
              <w:rPr>
                <w:noProof/>
                <w:webHidden/>
              </w:rPr>
              <w:tab/>
            </w:r>
            <w:r w:rsidR="002C5619">
              <w:rPr>
                <w:noProof/>
                <w:webHidden/>
              </w:rPr>
              <w:fldChar w:fldCharType="begin"/>
            </w:r>
            <w:r w:rsidR="002C5619">
              <w:rPr>
                <w:noProof/>
                <w:webHidden/>
              </w:rPr>
              <w:instrText xml:space="preserve"> PAGEREF _Toc26783825 \h </w:instrText>
            </w:r>
            <w:r w:rsidR="002C5619">
              <w:rPr>
                <w:noProof/>
                <w:webHidden/>
              </w:rPr>
            </w:r>
            <w:r w:rsidR="002C5619">
              <w:rPr>
                <w:noProof/>
                <w:webHidden/>
              </w:rPr>
              <w:fldChar w:fldCharType="separate"/>
            </w:r>
            <w:r w:rsidR="002C5619">
              <w:rPr>
                <w:noProof/>
                <w:webHidden/>
              </w:rPr>
              <w:t>24</w:t>
            </w:r>
            <w:r w:rsidR="002C5619">
              <w:rPr>
                <w:noProof/>
                <w:webHidden/>
              </w:rPr>
              <w:fldChar w:fldCharType="end"/>
            </w:r>
          </w:hyperlink>
        </w:p>
        <w:p w14:paraId="36C3C10A" w14:textId="712A7DA9" w:rsidR="002C5619" w:rsidRDefault="001B0423">
          <w:pPr>
            <w:pStyle w:val="31"/>
            <w:tabs>
              <w:tab w:val="left" w:pos="1700"/>
              <w:tab w:val="right" w:leader="dot" w:pos="9016"/>
            </w:tabs>
            <w:ind w:left="800"/>
            <w:rPr>
              <w:noProof/>
              <w:kern w:val="2"/>
              <w:sz w:val="20"/>
              <w:lang w:val="en-US"/>
            </w:rPr>
          </w:pPr>
          <w:hyperlink w:anchor="_Toc26783826" w:history="1">
            <w:r w:rsidR="002C5619" w:rsidRPr="00176C2D">
              <w:rPr>
                <w:rStyle w:val="a4"/>
                <w:noProof/>
              </w:rPr>
              <w:t>5.3.5.</w:t>
            </w:r>
            <w:r w:rsidR="002C5619">
              <w:rPr>
                <w:noProof/>
                <w:kern w:val="2"/>
                <w:sz w:val="20"/>
                <w:lang w:val="en-US"/>
              </w:rPr>
              <w:tab/>
            </w:r>
            <w:r w:rsidR="002C5619" w:rsidRPr="00176C2D">
              <w:rPr>
                <w:rStyle w:val="a4"/>
                <w:noProof/>
              </w:rPr>
              <w:t>MultiMode class 생성</w:t>
            </w:r>
            <w:r w:rsidR="002C5619">
              <w:rPr>
                <w:noProof/>
                <w:webHidden/>
              </w:rPr>
              <w:tab/>
            </w:r>
            <w:r w:rsidR="002C5619">
              <w:rPr>
                <w:noProof/>
                <w:webHidden/>
              </w:rPr>
              <w:fldChar w:fldCharType="begin"/>
            </w:r>
            <w:r w:rsidR="002C5619">
              <w:rPr>
                <w:noProof/>
                <w:webHidden/>
              </w:rPr>
              <w:instrText xml:space="preserve"> PAGEREF _Toc26783826 \h </w:instrText>
            </w:r>
            <w:r w:rsidR="002C5619">
              <w:rPr>
                <w:noProof/>
                <w:webHidden/>
              </w:rPr>
            </w:r>
            <w:r w:rsidR="002C5619">
              <w:rPr>
                <w:noProof/>
                <w:webHidden/>
              </w:rPr>
              <w:fldChar w:fldCharType="separate"/>
            </w:r>
            <w:r w:rsidR="002C5619">
              <w:rPr>
                <w:noProof/>
                <w:webHidden/>
              </w:rPr>
              <w:t>25</w:t>
            </w:r>
            <w:r w:rsidR="002C5619">
              <w:rPr>
                <w:noProof/>
                <w:webHidden/>
              </w:rPr>
              <w:fldChar w:fldCharType="end"/>
            </w:r>
          </w:hyperlink>
        </w:p>
        <w:p w14:paraId="0ED16C0F" w14:textId="0312D413" w:rsidR="002C5619" w:rsidRDefault="001B0423">
          <w:pPr>
            <w:pStyle w:val="31"/>
            <w:tabs>
              <w:tab w:val="left" w:pos="1700"/>
              <w:tab w:val="right" w:leader="dot" w:pos="9016"/>
            </w:tabs>
            <w:ind w:left="800"/>
            <w:rPr>
              <w:noProof/>
              <w:kern w:val="2"/>
              <w:sz w:val="20"/>
              <w:lang w:val="en-US"/>
            </w:rPr>
          </w:pPr>
          <w:hyperlink w:anchor="_Toc26783827" w:history="1">
            <w:r w:rsidR="002C5619" w:rsidRPr="00176C2D">
              <w:rPr>
                <w:rStyle w:val="a4"/>
                <w:noProof/>
              </w:rPr>
              <w:t>5.3.6.</w:t>
            </w:r>
            <w:r w:rsidR="002C5619">
              <w:rPr>
                <w:noProof/>
                <w:kern w:val="2"/>
                <w:sz w:val="20"/>
                <w:lang w:val="en-US"/>
              </w:rPr>
              <w:tab/>
            </w:r>
            <w:r w:rsidR="002C5619" w:rsidRPr="00176C2D">
              <w:rPr>
                <w:rStyle w:val="a4"/>
                <w:noProof/>
              </w:rPr>
              <w:t>CustomMode class 생성</w:t>
            </w:r>
            <w:r w:rsidR="002C5619">
              <w:rPr>
                <w:noProof/>
                <w:webHidden/>
              </w:rPr>
              <w:tab/>
            </w:r>
            <w:r w:rsidR="002C5619">
              <w:rPr>
                <w:noProof/>
                <w:webHidden/>
              </w:rPr>
              <w:fldChar w:fldCharType="begin"/>
            </w:r>
            <w:r w:rsidR="002C5619">
              <w:rPr>
                <w:noProof/>
                <w:webHidden/>
              </w:rPr>
              <w:instrText xml:space="preserve"> PAGEREF _Toc26783827 \h </w:instrText>
            </w:r>
            <w:r w:rsidR="002C5619">
              <w:rPr>
                <w:noProof/>
                <w:webHidden/>
              </w:rPr>
            </w:r>
            <w:r w:rsidR="002C5619">
              <w:rPr>
                <w:noProof/>
                <w:webHidden/>
              </w:rPr>
              <w:fldChar w:fldCharType="separate"/>
            </w:r>
            <w:r w:rsidR="002C5619">
              <w:rPr>
                <w:noProof/>
                <w:webHidden/>
              </w:rPr>
              <w:t>27</w:t>
            </w:r>
            <w:r w:rsidR="002C5619">
              <w:rPr>
                <w:noProof/>
                <w:webHidden/>
              </w:rPr>
              <w:fldChar w:fldCharType="end"/>
            </w:r>
          </w:hyperlink>
        </w:p>
        <w:p w14:paraId="132B439C" w14:textId="220EF1C0" w:rsidR="002C5619" w:rsidRDefault="001B0423">
          <w:pPr>
            <w:pStyle w:val="31"/>
            <w:tabs>
              <w:tab w:val="left" w:pos="1700"/>
              <w:tab w:val="right" w:leader="dot" w:pos="9016"/>
            </w:tabs>
            <w:ind w:left="800"/>
            <w:rPr>
              <w:noProof/>
              <w:kern w:val="2"/>
              <w:sz w:val="20"/>
              <w:lang w:val="en-US"/>
            </w:rPr>
          </w:pPr>
          <w:hyperlink w:anchor="_Toc26783828" w:history="1">
            <w:r w:rsidR="002C5619" w:rsidRPr="00176C2D">
              <w:rPr>
                <w:rStyle w:val="a4"/>
                <w:noProof/>
              </w:rPr>
              <w:t>5.3.7.</w:t>
            </w:r>
            <w:r w:rsidR="002C5619">
              <w:rPr>
                <w:noProof/>
                <w:kern w:val="2"/>
                <w:sz w:val="20"/>
                <w:lang w:val="en-US"/>
              </w:rPr>
              <w:tab/>
            </w:r>
            <w:r w:rsidR="002C5619" w:rsidRPr="00176C2D">
              <w:rPr>
                <w:rStyle w:val="a4"/>
                <w:noProof/>
              </w:rPr>
              <w:t>ChallengeMode class 생성</w:t>
            </w:r>
            <w:r w:rsidR="002C5619">
              <w:rPr>
                <w:noProof/>
                <w:webHidden/>
              </w:rPr>
              <w:tab/>
            </w:r>
            <w:r w:rsidR="002C5619">
              <w:rPr>
                <w:noProof/>
                <w:webHidden/>
              </w:rPr>
              <w:fldChar w:fldCharType="begin"/>
            </w:r>
            <w:r w:rsidR="002C5619">
              <w:rPr>
                <w:noProof/>
                <w:webHidden/>
              </w:rPr>
              <w:instrText xml:space="preserve"> PAGEREF _Toc26783828 \h </w:instrText>
            </w:r>
            <w:r w:rsidR="002C5619">
              <w:rPr>
                <w:noProof/>
                <w:webHidden/>
              </w:rPr>
            </w:r>
            <w:r w:rsidR="002C5619">
              <w:rPr>
                <w:noProof/>
                <w:webHidden/>
              </w:rPr>
              <w:fldChar w:fldCharType="separate"/>
            </w:r>
            <w:r w:rsidR="002C5619">
              <w:rPr>
                <w:noProof/>
                <w:webHidden/>
              </w:rPr>
              <w:t>28</w:t>
            </w:r>
            <w:r w:rsidR="002C5619">
              <w:rPr>
                <w:noProof/>
                <w:webHidden/>
              </w:rPr>
              <w:fldChar w:fldCharType="end"/>
            </w:r>
          </w:hyperlink>
        </w:p>
        <w:p w14:paraId="7DCD6812" w14:textId="14CBD6F6" w:rsidR="002C5619" w:rsidRDefault="001B0423">
          <w:pPr>
            <w:pStyle w:val="31"/>
            <w:tabs>
              <w:tab w:val="left" w:pos="1700"/>
              <w:tab w:val="right" w:leader="dot" w:pos="9016"/>
            </w:tabs>
            <w:ind w:left="800"/>
            <w:rPr>
              <w:noProof/>
              <w:kern w:val="2"/>
              <w:sz w:val="20"/>
              <w:lang w:val="en-US"/>
            </w:rPr>
          </w:pPr>
          <w:hyperlink w:anchor="_Toc26783829" w:history="1">
            <w:r w:rsidR="002C5619" w:rsidRPr="00176C2D">
              <w:rPr>
                <w:rStyle w:val="a4"/>
                <w:noProof/>
              </w:rPr>
              <w:t>5.3.8.</w:t>
            </w:r>
            <w:r w:rsidR="002C5619">
              <w:rPr>
                <w:noProof/>
                <w:kern w:val="2"/>
                <w:sz w:val="20"/>
                <w:lang w:val="en-US"/>
              </w:rPr>
              <w:tab/>
            </w:r>
            <w:r w:rsidR="002C5619" w:rsidRPr="00176C2D">
              <w:rPr>
                <w:rStyle w:val="a4"/>
                <w:noProof/>
              </w:rPr>
              <w:t>GameWindow 상속관계 생성</w:t>
            </w:r>
            <w:r w:rsidR="002C5619">
              <w:rPr>
                <w:noProof/>
                <w:webHidden/>
              </w:rPr>
              <w:tab/>
            </w:r>
            <w:r w:rsidR="002C5619">
              <w:rPr>
                <w:noProof/>
                <w:webHidden/>
              </w:rPr>
              <w:fldChar w:fldCharType="begin"/>
            </w:r>
            <w:r w:rsidR="002C5619">
              <w:rPr>
                <w:noProof/>
                <w:webHidden/>
              </w:rPr>
              <w:instrText xml:space="preserve"> PAGEREF _Toc26783829 \h </w:instrText>
            </w:r>
            <w:r w:rsidR="002C5619">
              <w:rPr>
                <w:noProof/>
                <w:webHidden/>
              </w:rPr>
            </w:r>
            <w:r w:rsidR="002C5619">
              <w:rPr>
                <w:noProof/>
                <w:webHidden/>
              </w:rPr>
              <w:fldChar w:fldCharType="separate"/>
            </w:r>
            <w:r w:rsidR="002C5619">
              <w:rPr>
                <w:noProof/>
                <w:webHidden/>
              </w:rPr>
              <w:t>29</w:t>
            </w:r>
            <w:r w:rsidR="002C5619">
              <w:rPr>
                <w:noProof/>
                <w:webHidden/>
              </w:rPr>
              <w:fldChar w:fldCharType="end"/>
            </w:r>
          </w:hyperlink>
        </w:p>
        <w:p w14:paraId="4C1E87C7" w14:textId="0666DBB9" w:rsidR="002C5619" w:rsidRDefault="001B0423">
          <w:pPr>
            <w:pStyle w:val="31"/>
            <w:tabs>
              <w:tab w:val="left" w:pos="1700"/>
              <w:tab w:val="right" w:leader="dot" w:pos="9016"/>
            </w:tabs>
            <w:ind w:left="800"/>
            <w:rPr>
              <w:noProof/>
              <w:kern w:val="2"/>
              <w:sz w:val="20"/>
              <w:lang w:val="en-US"/>
            </w:rPr>
          </w:pPr>
          <w:hyperlink w:anchor="_Toc26783830" w:history="1">
            <w:r w:rsidR="002C5619" w:rsidRPr="00176C2D">
              <w:rPr>
                <w:rStyle w:val="a4"/>
                <w:noProof/>
              </w:rPr>
              <w:t>5.3.9.</w:t>
            </w:r>
            <w:r w:rsidR="002C5619">
              <w:rPr>
                <w:noProof/>
                <w:kern w:val="2"/>
                <w:sz w:val="20"/>
                <w:lang w:val="en-US"/>
              </w:rPr>
              <w:tab/>
            </w:r>
            <w:r w:rsidR="002C5619" w:rsidRPr="00176C2D">
              <w:rPr>
                <w:rStyle w:val="a4"/>
                <w:noProof/>
              </w:rPr>
              <w:t>예외처리, server 콘솔 출력 메시지 log로 변경</w:t>
            </w:r>
            <w:r w:rsidR="002C5619">
              <w:rPr>
                <w:noProof/>
                <w:webHidden/>
              </w:rPr>
              <w:tab/>
            </w:r>
            <w:r w:rsidR="002C5619">
              <w:rPr>
                <w:noProof/>
                <w:webHidden/>
              </w:rPr>
              <w:fldChar w:fldCharType="begin"/>
            </w:r>
            <w:r w:rsidR="002C5619">
              <w:rPr>
                <w:noProof/>
                <w:webHidden/>
              </w:rPr>
              <w:instrText xml:space="preserve"> PAGEREF _Toc26783830 \h </w:instrText>
            </w:r>
            <w:r w:rsidR="002C5619">
              <w:rPr>
                <w:noProof/>
                <w:webHidden/>
              </w:rPr>
            </w:r>
            <w:r w:rsidR="002C5619">
              <w:rPr>
                <w:noProof/>
                <w:webHidden/>
              </w:rPr>
              <w:fldChar w:fldCharType="separate"/>
            </w:r>
            <w:r w:rsidR="002C5619">
              <w:rPr>
                <w:noProof/>
                <w:webHidden/>
              </w:rPr>
              <w:t>32</w:t>
            </w:r>
            <w:r w:rsidR="002C5619">
              <w:rPr>
                <w:noProof/>
                <w:webHidden/>
              </w:rPr>
              <w:fldChar w:fldCharType="end"/>
            </w:r>
          </w:hyperlink>
        </w:p>
        <w:p w14:paraId="4A4BC644" w14:textId="4ED121DC" w:rsidR="002C5619" w:rsidRDefault="001B0423">
          <w:pPr>
            <w:pStyle w:val="31"/>
            <w:tabs>
              <w:tab w:val="left" w:pos="1700"/>
              <w:tab w:val="right" w:leader="dot" w:pos="9016"/>
            </w:tabs>
            <w:ind w:left="800"/>
            <w:rPr>
              <w:noProof/>
              <w:kern w:val="2"/>
              <w:sz w:val="20"/>
              <w:lang w:val="en-US"/>
            </w:rPr>
          </w:pPr>
          <w:hyperlink w:anchor="_Toc26783831" w:history="1">
            <w:r w:rsidR="002C5619" w:rsidRPr="00176C2D">
              <w:rPr>
                <w:rStyle w:val="a4"/>
                <w:noProof/>
              </w:rPr>
              <w:t>5.3.10.</w:t>
            </w:r>
            <w:r w:rsidR="002C5619">
              <w:rPr>
                <w:noProof/>
                <w:kern w:val="2"/>
                <w:sz w:val="20"/>
                <w:lang w:val="en-US"/>
              </w:rPr>
              <w:tab/>
            </w:r>
            <w:r w:rsidR="002C5619" w:rsidRPr="00176C2D">
              <w:rPr>
                <w:rStyle w:val="a4"/>
                <w:noProof/>
              </w:rPr>
              <w:t>소리 끄기 버튼 생성</w:t>
            </w:r>
            <w:r w:rsidR="002C5619">
              <w:rPr>
                <w:noProof/>
                <w:webHidden/>
              </w:rPr>
              <w:tab/>
            </w:r>
            <w:r w:rsidR="002C5619">
              <w:rPr>
                <w:noProof/>
                <w:webHidden/>
              </w:rPr>
              <w:fldChar w:fldCharType="begin"/>
            </w:r>
            <w:r w:rsidR="002C5619">
              <w:rPr>
                <w:noProof/>
                <w:webHidden/>
              </w:rPr>
              <w:instrText xml:space="preserve"> PAGEREF _Toc26783831 \h </w:instrText>
            </w:r>
            <w:r w:rsidR="002C5619">
              <w:rPr>
                <w:noProof/>
                <w:webHidden/>
              </w:rPr>
            </w:r>
            <w:r w:rsidR="002C5619">
              <w:rPr>
                <w:noProof/>
                <w:webHidden/>
              </w:rPr>
              <w:fldChar w:fldCharType="separate"/>
            </w:r>
            <w:r w:rsidR="002C5619">
              <w:rPr>
                <w:noProof/>
                <w:webHidden/>
              </w:rPr>
              <w:t>33</w:t>
            </w:r>
            <w:r w:rsidR="002C5619">
              <w:rPr>
                <w:noProof/>
                <w:webHidden/>
              </w:rPr>
              <w:fldChar w:fldCharType="end"/>
            </w:r>
          </w:hyperlink>
        </w:p>
        <w:p w14:paraId="58020AE6" w14:textId="522D163B" w:rsidR="002C5619" w:rsidRDefault="001B0423">
          <w:pPr>
            <w:pStyle w:val="31"/>
            <w:tabs>
              <w:tab w:val="left" w:pos="1700"/>
              <w:tab w:val="right" w:leader="dot" w:pos="9016"/>
            </w:tabs>
            <w:ind w:left="800"/>
            <w:rPr>
              <w:noProof/>
              <w:kern w:val="2"/>
              <w:sz w:val="20"/>
              <w:lang w:val="en-US"/>
            </w:rPr>
          </w:pPr>
          <w:hyperlink w:anchor="_Toc26783832" w:history="1">
            <w:r w:rsidR="002C5619" w:rsidRPr="00176C2D">
              <w:rPr>
                <w:rStyle w:val="a4"/>
                <w:noProof/>
              </w:rPr>
              <w:t>5.3.11.</w:t>
            </w:r>
            <w:r w:rsidR="002C5619">
              <w:rPr>
                <w:noProof/>
                <w:kern w:val="2"/>
                <w:sz w:val="20"/>
                <w:lang w:val="en-US"/>
              </w:rPr>
              <w:tab/>
            </w:r>
            <w:r w:rsidR="002C5619" w:rsidRPr="00176C2D">
              <w:rPr>
                <w:rStyle w:val="a4"/>
                <w:noProof/>
              </w:rPr>
              <w:t>SoundEffect class 조정</w:t>
            </w:r>
            <w:r w:rsidR="002C5619">
              <w:rPr>
                <w:noProof/>
                <w:webHidden/>
              </w:rPr>
              <w:tab/>
            </w:r>
            <w:r w:rsidR="002C5619">
              <w:rPr>
                <w:noProof/>
                <w:webHidden/>
              </w:rPr>
              <w:fldChar w:fldCharType="begin"/>
            </w:r>
            <w:r w:rsidR="002C5619">
              <w:rPr>
                <w:noProof/>
                <w:webHidden/>
              </w:rPr>
              <w:instrText xml:space="preserve"> PAGEREF _Toc26783832 \h </w:instrText>
            </w:r>
            <w:r w:rsidR="002C5619">
              <w:rPr>
                <w:noProof/>
                <w:webHidden/>
              </w:rPr>
            </w:r>
            <w:r w:rsidR="002C5619">
              <w:rPr>
                <w:noProof/>
                <w:webHidden/>
              </w:rPr>
              <w:fldChar w:fldCharType="separate"/>
            </w:r>
            <w:r w:rsidR="002C5619">
              <w:rPr>
                <w:noProof/>
                <w:webHidden/>
              </w:rPr>
              <w:t>33</w:t>
            </w:r>
            <w:r w:rsidR="002C5619">
              <w:rPr>
                <w:noProof/>
                <w:webHidden/>
              </w:rPr>
              <w:fldChar w:fldCharType="end"/>
            </w:r>
          </w:hyperlink>
        </w:p>
        <w:p w14:paraId="6168FE7B" w14:textId="7FB36C5A" w:rsidR="002C5619" w:rsidRDefault="001B0423">
          <w:pPr>
            <w:pStyle w:val="31"/>
            <w:tabs>
              <w:tab w:val="left" w:pos="1700"/>
              <w:tab w:val="right" w:leader="dot" w:pos="9016"/>
            </w:tabs>
            <w:ind w:left="800"/>
            <w:rPr>
              <w:noProof/>
              <w:kern w:val="2"/>
              <w:sz w:val="20"/>
              <w:lang w:val="en-US"/>
            </w:rPr>
          </w:pPr>
          <w:hyperlink w:anchor="_Toc26783833" w:history="1">
            <w:r w:rsidR="002C5619" w:rsidRPr="00176C2D">
              <w:rPr>
                <w:rStyle w:val="a4"/>
                <w:noProof/>
              </w:rPr>
              <w:t>5.3.12.</w:t>
            </w:r>
            <w:r w:rsidR="002C5619">
              <w:rPr>
                <w:noProof/>
                <w:kern w:val="2"/>
                <w:sz w:val="20"/>
                <w:lang w:val="en-US"/>
              </w:rPr>
              <w:tab/>
            </w:r>
            <w:r w:rsidR="002C5619" w:rsidRPr="00176C2D">
              <w:rPr>
                <w:rStyle w:val="a4"/>
                <w:noProof/>
              </w:rPr>
              <w:t>Sonar Lint tool 사용</w:t>
            </w:r>
            <w:r w:rsidR="002C5619">
              <w:rPr>
                <w:noProof/>
                <w:webHidden/>
              </w:rPr>
              <w:tab/>
            </w:r>
            <w:r w:rsidR="002C5619">
              <w:rPr>
                <w:noProof/>
                <w:webHidden/>
              </w:rPr>
              <w:fldChar w:fldCharType="begin"/>
            </w:r>
            <w:r w:rsidR="002C5619">
              <w:rPr>
                <w:noProof/>
                <w:webHidden/>
              </w:rPr>
              <w:instrText xml:space="preserve"> PAGEREF _Toc26783833 \h </w:instrText>
            </w:r>
            <w:r w:rsidR="002C5619">
              <w:rPr>
                <w:noProof/>
                <w:webHidden/>
              </w:rPr>
            </w:r>
            <w:r w:rsidR="002C5619">
              <w:rPr>
                <w:noProof/>
                <w:webHidden/>
              </w:rPr>
              <w:fldChar w:fldCharType="separate"/>
            </w:r>
            <w:r w:rsidR="002C5619">
              <w:rPr>
                <w:noProof/>
                <w:webHidden/>
              </w:rPr>
              <w:t>34</w:t>
            </w:r>
            <w:r w:rsidR="002C5619">
              <w:rPr>
                <w:noProof/>
                <w:webHidden/>
              </w:rPr>
              <w:fldChar w:fldCharType="end"/>
            </w:r>
          </w:hyperlink>
        </w:p>
        <w:p w14:paraId="13F7A83A" w14:textId="171EC6B0" w:rsidR="002C5619" w:rsidRDefault="001B0423">
          <w:pPr>
            <w:pStyle w:val="31"/>
            <w:tabs>
              <w:tab w:val="left" w:pos="1700"/>
              <w:tab w:val="right" w:leader="dot" w:pos="9016"/>
            </w:tabs>
            <w:ind w:left="800"/>
            <w:rPr>
              <w:noProof/>
              <w:kern w:val="2"/>
              <w:sz w:val="20"/>
              <w:lang w:val="en-US"/>
            </w:rPr>
          </w:pPr>
          <w:hyperlink w:anchor="_Toc26783834" w:history="1">
            <w:r w:rsidR="002C5619" w:rsidRPr="00176C2D">
              <w:rPr>
                <w:rStyle w:val="a4"/>
                <w:noProof/>
              </w:rPr>
              <w:t>5.3.13.</w:t>
            </w:r>
            <w:r w:rsidR="002C5619">
              <w:rPr>
                <w:noProof/>
                <w:kern w:val="2"/>
                <w:sz w:val="20"/>
                <w:lang w:val="en-US"/>
              </w:rPr>
              <w:tab/>
            </w:r>
            <w:r w:rsidR="002C5619" w:rsidRPr="00176C2D">
              <w:rPr>
                <w:rStyle w:val="a4"/>
                <w:noProof/>
              </w:rPr>
              <w:t>주석 정리</w:t>
            </w:r>
            <w:r w:rsidR="002C5619">
              <w:rPr>
                <w:noProof/>
                <w:webHidden/>
              </w:rPr>
              <w:tab/>
            </w:r>
            <w:r w:rsidR="002C5619">
              <w:rPr>
                <w:noProof/>
                <w:webHidden/>
              </w:rPr>
              <w:fldChar w:fldCharType="begin"/>
            </w:r>
            <w:r w:rsidR="002C5619">
              <w:rPr>
                <w:noProof/>
                <w:webHidden/>
              </w:rPr>
              <w:instrText xml:space="preserve"> PAGEREF _Toc26783834 \h </w:instrText>
            </w:r>
            <w:r w:rsidR="002C5619">
              <w:rPr>
                <w:noProof/>
                <w:webHidden/>
              </w:rPr>
            </w:r>
            <w:r w:rsidR="002C5619">
              <w:rPr>
                <w:noProof/>
                <w:webHidden/>
              </w:rPr>
              <w:fldChar w:fldCharType="separate"/>
            </w:r>
            <w:r w:rsidR="002C5619">
              <w:rPr>
                <w:noProof/>
                <w:webHidden/>
              </w:rPr>
              <w:t>35</w:t>
            </w:r>
            <w:r w:rsidR="002C5619">
              <w:rPr>
                <w:noProof/>
                <w:webHidden/>
              </w:rPr>
              <w:fldChar w:fldCharType="end"/>
            </w:r>
          </w:hyperlink>
        </w:p>
        <w:p w14:paraId="1733D6B7" w14:textId="7891D283" w:rsidR="00B81648" w:rsidRDefault="00B81648">
          <w:r>
            <w:rPr>
              <w:b/>
              <w:bCs/>
              <w:lang w:val="ko-KR"/>
            </w:rPr>
            <w:fldChar w:fldCharType="end"/>
          </w:r>
        </w:p>
      </w:sdtContent>
    </w:sdt>
    <w:p w14:paraId="03379E74" w14:textId="5F672F9C" w:rsidR="00E27769" w:rsidRDefault="00E27769">
      <w:pPr>
        <w:widowControl/>
        <w:wordWrap/>
        <w:autoSpaceDE/>
        <w:autoSpaceDN/>
      </w:pPr>
      <w:r>
        <w:br w:type="page"/>
      </w:r>
    </w:p>
    <w:p w14:paraId="4410E59E" w14:textId="0B9CD5B2" w:rsidR="009E07BE" w:rsidRDefault="00F30CF2" w:rsidP="009E07BE">
      <w:pPr>
        <w:pStyle w:val="1"/>
      </w:pPr>
      <w:bookmarkStart w:id="0" w:name="_Toc26783783"/>
      <w:r>
        <w:lastRenderedPageBreak/>
        <w:t>개선 아이디어 정리 및 난이도</w:t>
      </w:r>
      <w:bookmarkEnd w:id="0"/>
    </w:p>
    <w:p w14:paraId="2B46323A" w14:textId="6D61EC4C" w:rsidR="00D61CE0" w:rsidRPr="00D61CE0" w:rsidRDefault="009E07BE" w:rsidP="009E07BE">
      <w:pPr>
        <w:pStyle w:val="4"/>
      </w:pPr>
      <w:bookmarkStart w:id="1" w:name="_Toc26783784"/>
      <w:r>
        <w:t>1</w:t>
      </w:r>
      <w:r>
        <w:rPr>
          <w:rFonts w:hint="eastAsia"/>
        </w:rPr>
        <w:t>차 기능추가</w:t>
      </w:r>
      <w:bookmarkEnd w:id="1"/>
      <w:r w:rsidR="00F30CF2">
        <w:tab/>
      </w:r>
    </w:p>
    <w:p w14:paraId="3F019ECE" w14:textId="2923D144" w:rsidR="00D61CE0" w:rsidRPr="007D21E4" w:rsidRDefault="00F30CF2" w:rsidP="009E07BE">
      <w:pPr>
        <w:pStyle w:val="3"/>
        <w:ind w:left="480" w:hanging="480"/>
      </w:pPr>
      <w:bookmarkStart w:id="2" w:name="_Toc26783785"/>
      <w:r w:rsidRPr="007D21E4">
        <w:t>사용자 설정 게임 (1점)</w:t>
      </w:r>
      <w:bookmarkEnd w:id="2"/>
    </w:p>
    <w:p w14:paraId="3C362678" w14:textId="745F32FA" w:rsidR="00F30CF2" w:rsidRPr="00D61CE0" w:rsidRDefault="00D61CE0" w:rsidP="00F75C7E">
      <w:pPr>
        <w:spacing w:before="240" w:after="240"/>
        <w:ind w:firstLineChars="50" w:firstLine="100"/>
        <w:rPr>
          <w:rFonts w:asciiTheme="majorEastAsia" w:eastAsiaTheme="majorEastAsia" w:hAnsiTheme="majorEastAsia"/>
          <w:szCs w:val="20"/>
        </w:rPr>
      </w:pPr>
      <w:r w:rsidRPr="009515F6">
        <w:rPr>
          <w:rFonts w:asciiTheme="majorEastAsia" w:eastAsiaTheme="majorEastAsia" w:hAnsiTheme="majorEastAsia"/>
          <w:szCs w:val="20"/>
        </w:rPr>
        <w:t>사용자</w:t>
      </w:r>
      <w:r w:rsidR="00CF10CA">
        <w:rPr>
          <w:rFonts w:asciiTheme="majorEastAsia" w:eastAsiaTheme="majorEastAsia" w:hAnsiTheme="majorEastAsia" w:hint="eastAsia"/>
          <w:szCs w:val="20"/>
        </w:rPr>
        <w:t>에게</w:t>
      </w:r>
      <w:r w:rsidRPr="003A04E0">
        <w:rPr>
          <w:rFonts w:asciiTheme="majorEastAsia" w:eastAsiaTheme="majorEastAsia" w:hAnsiTheme="majorEastAsia"/>
          <w:szCs w:val="20"/>
          <w:rPrChange w:id="3" w:author="김 현수" w:date="2019-10-18T23:35:00Z">
            <w:rPr>
              <w:szCs w:val="20"/>
            </w:rPr>
          </w:rPrChange>
        </w:rPr>
        <w:t xml:space="preserve"> 가로</w:t>
      </w:r>
      <w:r w:rsidR="00EC3334">
        <w:rPr>
          <w:rFonts w:asciiTheme="majorEastAsia" w:eastAsiaTheme="majorEastAsia" w:hAnsiTheme="majorEastAsia"/>
          <w:szCs w:val="20"/>
        </w:rPr>
        <w:t xml:space="preserve"> </w:t>
      </w:r>
      <w:r w:rsidR="00EC3334">
        <w:rPr>
          <w:rFonts w:asciiTheme="majorEastAsia" w:eastAsiaTheme="majorEastAsia" w:hAnsiTheme="majorEastAsia" w:hint="eastAsia"/>
          <w:szCs w:val="20"/>
        </w:rPr>
        <w:t>칸</w:t>
      </w:r>
      <w:r w:rsidRPr="003A04E0">
        <w:rPr>
          <w:rFonts w:asciiTheme="majorEastAsia" w:eastAsiaTheme="majorEastAsia" w:hAnsiTheme="majorEastAsia"/>
          <w:szCs w:val="20"/>
          <w:rPrChange w:id="4" w:author="김 현수" w:date="2019-10-18T23:35:00Z">
            <w:rPr>
              <w:szCs w:val="20"/>
            </w:rPr>
          </w:rPrChange>
        </w:rPr>
        <w:t>, 세로</w:t>
      </w:r>
      <w:r w:rsidR="00EC3334">
        <w:rPr>
          <w:rFonts w:asciiTheme="majorEastAsia" w:eastAsiaTheme="majorEastAsia" w:hAnsiTheme="majorEastAsia" w:hint="eastAsia"/>
          <w:szCs w:val="20"/>
        </w:rPr>
        <w:t xml:space="preserve"> 칸</w:t>
      </w:r>
      <w:r w:rsidRPr="003A04E0">
        <w:rPr>
          <w:rFonts w:asciiTheme="majorEastAsia" w:eastAsiaTheme="majorEastAsia" w:hAnsiTheme="majorEastAsia"/>
          <w:szCs w:val="20"/>
          <w:rPrChange w:id="5" w:author="김 현수" w:date="2019-10-18T23:35:00Z">
            <w:rPr>
              <w:szCs w:val="20"/>
            </w:rPr>
          </w:rPrChange>
        </w:rPr>
        <w:t xml:space="preserve">, 지뢰의 수를 각각 </w:t>
      </w:r>
      <w:r w:rsidR="00CF10CA">
        <w:rPr>
          <w:rFonts w:asciiTheme="majorEastAsia" w:eastAsiaTheme="majorEastAsia" w:hAnsiTheme="majorEastAsia" w:hint="eastAsia"/>
          <w:szCs w:val="20"/>
        </w:rPr>
        <w:t>입력 받아</w:t>
      </w:r>
      <w:r w:rsidRPr="003A04E0">
        <w:rPr>
          <w:rFonts w:asciiTheme="majorEastAsia" w:eastAsiaTheme="majorEastAsia" w:hAnsiTheme="majorEastAsia"/>
          <w:szCs w:val="20"/>
          <w:rPrChange w:id="6" w:author="김 현수" w:date="2019-10-18T23:35:00Z">
            <w:rPr>
              <w:szCs w:val="20"/>
            </w:rPr>
          </w:rPrChange>
        </w:rPr>
        <w:t xml:space="preserve"> 그에 맞게 게임 화면을 만든다. 사용자 설정 게임을 시작하면 가로</w:t>
      </w:r>
      <w:r w:rsidR="00EC3334">
        <w:rPr>
          <w:rFonts w:asciiTheme="majorEastAsia" w:eastAsiaTheme="majorEastAsia" w:hAnsiTheme="majorEastAsia" w:hint="eastAsia"/>
          <w:szCs w:val="20"/>
        </w:rPr>
        <w:t xml:space="preserve"> 칸</w:t>
      </w:r>
      <w:r w:rsidRPr="003A04E0">
        <w:rPr>
          <w:rFonts w:asciiTheme="majorEastAsia" w:eastAsiaTheme="majorEastAsia" w:hAnsiTheme="majorEastAsia"/>
          <w:szCs w:val="20"/>
          <w:rPrChange w:id="7" w:author="김 현수" w:date="2019-10-18T23:35:00Z">
            <w:rPr>
              <w:szCs w:val="20"/>
            </w:rPr>
          </w:rPrChange>
        </w:rPr>
        <w:t>, 세로</w:t>
      </w:r>
      <w:r w:rsidR="00EC3334">
        <w:rPr>
          <w:rFonts w:asciiTheme="majorEastAsia" w:eastAsiaTheme="majorEastAsia" w:hAnsiTheme="majorEastAsia" w:hint="eastAsia"/>
          <w:szCs w:val="20"/>
        </w:rPr>
        <w:t xml:space="preserve"> 칸</w:t>
      </w:r>
      <w:r w:rsidRPr="003A04E0">
        <w:rPr>
          <w:rFonts w:asciiTheme="majorEastAsia" w:eastAsiaTheme="majorEastAsia" w:hAnsiTheme="majorEastAsia"/>
          <w:szCs w:val="20"/>
          <w:rPrChange w:id="8" w:author="김 현수" w:date="2019-10-18T23:35:00Z">
            <w:rPr>
              <w:szCs w:val="20"/>
            </w:rPr>
          </w:rPrChange>
        </w:rPr>
        <w:t>, 지뢰의 수를 입력하는 창이 뜨고 그에 맞게 게임</w:t>
      </w:r>
      <w:r w:rsidR="00C42F3C">
        <w:rPr>
          <w:rFonts w:asciiTheme="majorEastAsia" w:eastAsiaTheme="majorEastAsia" w:hAnsiTheme="majorEastAsia" w:hint="eastAsia"/>
          <w:szCs w:val="20"/>
        </w:rPr>
        <w:t xml:space="preserve"> 화면</w:t>
      </w:r>
      <w:r w:rsidRPr="003A04E0">
        <w:rPr>
          <w:rFonts w:asciiTheme="majorEastAsia" w:eastAsiaTheme="majorEastAsia" w:hAnsiTheme="majorEastAsia"/>
          <w:szCs w:val="20"/>
          <w:rPrChange w:id="9" w:author="김 현수" w:date="2019-10-18T23:35:00Z">
            <w:rPr>
              <w:szCs w:val="20"/>
            </w:rPr>
          </w:rPrChange>
        </w:rPr>
        <w:t xml:space="preserve">을 만들어 플레이 할 수 있도록 한다. </w:t>
      </w:r>
      <w:r w:rsidR="00C42F3C">
        <w:rPr>
          <w:rFonts w:asciiTheme="majorEastAsia" w:eastAsiaTheme="majorEastAsia" w:hAnsiTheme="majorEastAsia" w:hint="eastAsia"/>
          <w:szCs w:val="20"/>
        </w:rPr>
        <w:t>가로 칸</w:t>
      </w:r>
      <w:r w:rsidR="00C42F3C">
        <w:rPr>
          <w:rFonts w:asciiTheme="majorEastAsia" w:eastAsiaTheme="majorEastAsia" w:hAnsiTheme="majorEastAsia"/>
          <w:szCs w:val="20"/>
        </w:rPr>
        <w:t xml:space="preserve">, </w:t>
      </w:r>
      <w:r w:rsidR="00C42F3C">
        <w:rPr>
          <w:rFonts w:asciiTheme="majorEastAsia" w:eastAsiaTheme="majorEastAsia" w:hAnsiTheme="majorEastAsia" w:hint="eastAsia"/>
          <w:szCs w:val="20"/>
        </w:rPr>
        <w:t>세로 칸</w:t>
      </w:r>
      <w:r w:rsidR="00C42F3C">
        <w:rPr>
          <w:rFonts w:asciiTheme="majorEastAsia" w:eastAsiaTheme="majorEastAsia" w:hAnsiTheme="majorEastAsia"/>
          <w:szCs w:val="20"/>
        </w:rPr>
        <w:t xml:space="preserve">, </w:t>
      </w:r>
      <w:r w:rsidR="00C42F3C">
        <w:rPr>
          <w:rFonts w:asciiTheme="majorEastAsia" w:eastAsiaTheme="majorEastAsia" w:hAnsiTheme="majorEastAsia" w:hint="eastAsia"/>
          <w:szCs w:val="20"/>
        </w:rPr>
        <w:t xml:space="preserve">지로의 수에 따라 기록이 </w:t>
      </w:r>
      <w:r w:rsidRPr="003A04E0">
        <w:rPr>
          <w:rFonts w:asciiTheme="majorEastAsia" w:eastAsiaTheme="majorEastAsia" w:hAnsiTheme="majorEastAsia"/>
          <w:szCs w:val="20"/>
          <w:rPrChange w:id="10" w:author="김 현수" w:date="2019-10-18T23:35:00Z">
            <w:rPr>
              <w:szCs w:val="20"/>
            </w:rPr>
          </w:rPrChange>
        </w:rPr>
        <w:t>기록은 저장하지 않는다.</w:t>
      </w:r>
    </w:p>
    <w:p w14:paraId="6FBA5EED" w14:textId="77777777" w:rsidR="0080765D" w:rsidRDefault="0080765D" w:rsidP="0080765D">
      <w:pPr>
        <w:pStyle w:val="3"/>
        <w:ind w:left="480" w:hanging="480"/>
      </w:pPr>
      <w:bookmarkStart w:id="11" w:name="_Toc26783786"/>
      <w:bookmarkStart w:id="12" w:name="_Toc26783787"/>
      <w:r>
        <w:t>효과음 추가 (1점)</w:t>
      </w:r>
      <w:bookmarkEnd w:id="11"/>
      <w:r>
        <w:tab/>
      </w:r>
    </w:p>
    <w:p w14:paraId="5BD88DC0" w14:textId="77777777" w:rsidR="0080765D" w:rsidRPr="00D61CE0" w:rsidRDefault="0080765D" w:rsidP="0080765D">
      <w:pPr>
        <w:spacing w:before="240" w:after="240"/>
        <w:ind w:firstLineChars="50" w:firstLine="100"/>
        <w:rPr>
          <w:rFonts w:asciiTheme="majorEastAsia" w:eastAsiaTheme="majorEastAsia" w:hAnsiTheme="majorEastAsia"/>
          <w:szCs w:val="20"/>
        </w:rPr>
      </w:pPr>
      <w:r w:rsidRPr="003A04E0">
        <w:rPr>
          <w:rFonts w:asciiTheme="majorEastAsia" w:eastAsiaTheme="majorEastAsia" w:hAnsiTheme="majorEastAsia"/>
          <w:szCs w:val="20"/>
          <w:rPrChange w:id="13" w:author="김 현수" w:date="2019-10-18T23:35:00Z">
            <w:rPr>
              <w:szCs w:val="20"/>
            </w:rPr>
          </w:rPrChange>
        </w:rPr>
        <w:t>BGM, 버튼 선택 시 효과음, 지뢰를 선택했을 경우의 효과음을 추가한다. BGM은 게임을 시작할 때 켜지고 종료 시 꺼진다. 효과음은 .wav 파일을 사용한다.</w:t>
      </w:r>
    </w:p>
    <w:p w14:paraId="06CA9212" w14:textId="5A5A43BA" w:rsidR="00D61CE0" w:rsidRDefault="00F30CF2" w:rsidP="009E07BE">
      <w:pPr>
        <w:pStyle w:val="3"/>
        <w:ind w:left="480" w:hanging="480"/>
      </w:pPr>
      <w:r>
        <w:t xml:space="preserve">클릭방법의 </w:t>
      </w:r>
      <w:r w:rsidRPr="00B83A9D">
        <w:rPr>
          <w:rStyle w:val="2Char0"/>
        </w:rPr>
        <w:t>추가</w:t>
      </w:r>
      <w:r>
        <w:t>(</w:t>
      </w:r>
      <w:r w:rsidR="0080765D">
        <w:t>1</w:t>
      </w:r>
      <w:r>
        <w:t>점)</w:t>
      </w:r>
      <w:bookmarkEnd w:id="12"/>
    </w:p>
    <w:p w14:paraId="24527350" w14:textId="77777777" w:rsidR="00F30CF2" w:rsidRPr="00D61CE0" w:rsidRDefault="00D61CE0" w:rsidP="00F75C7E">
      <w:pPr>
        <w:spacing w:before="240" w:after="240"/>
        <w:ind w:firstLineChars="50" w:firstLine="100"/>
        <w:rPr>
          <w:rFonts w:asciiTheme="majorEastAsia" w:eastAsiaTheme="majorEastAsia" w:hAnsiTheme="majorEastAsia"/>
          <w:szCs w:val="20"/>
        </w:rPr>
      </w:pPr>
      <w:r w:rsidRPr="003A04E0">
        <w:rPr>
          <w:rFonts w:asciiTheme="majorEastAsia" w:eastAsiaTheme="majorEastAsia" w:hAnsiTheme="majorEastAsia"/>
          <w:szCs w:val="20"/>
          <w:rPrChange w:id="14" w:author="김 현수" w:date="2019-10-18T23:35:00Z">
            <w:rPr>
              <w:szCs w:val="20"/>
            </w:rPr>
          </w:rPrChange>
        </w:rPr>
        <w:t xml:space="preserve">마우스 좌, 우 클릭을 동시에 하였을 경우 주변의 지뢰 개수와 사용자가 지뢰가 있을 것으로 판단하여 표시한 것의 개수를 비교하여 만일 같을 경우 사용자가 표시한 부분을 제외하고 주변 칸을 선택한다. 사용자가 지뢰의 위치를 잘못 추측한 경우에도 주변을 선택하기 때문에 지뢰가 터질 수 있다. </w:t>
      </w:r>
    </w:p>
    <w:p w14:paraId="0A1E9570" w14:textId="412CDAC7" w:rsidR="00F30CF2" w:rsidRDefault="00F30CF2" w:rsidP="009E07BE">
      <w:pPr>
        <w:pStyle w:val="3"/>
        <w:ind w:left="480" w:hanging="480"/>
      </w:pPr>
      <w:bookmarkStart w:id="15" w:name="_Toc26783788"/>
      <w:r>
        <w:t>네트워크를 통한 2인용 게임 (7.5점)</w:t>
      </w:r>
      <w:bookmarkEnd w:id="15"/>
      <w:r>
        <w:tab/>
      </w:r>
    </w:p>
    <w:p w14:paraId="25585BF4" w14:textId="77777777" w:rsidR="00F75C7E" w:rsidRDefault="00BB5B31" w:rsidP="00F75C7E">
      <w:pPr>
        <w:spacing w:before="240" w:after="240"/>
        <w:ind w:left="100" w:hangingChars="50" w:hanging="100"/>
        <w:rPr>
          <w:rFonts w:asciiTheme="majorEastAsia" w:eastAsiaTheme="majorEastAsia" w:hAnsiTheme="majorEastAsia"/>
          <w:szCs w:val="20"/>
        </w:rPr>
      </w:pPr>
      <w:r w:rsidRPr="003A04E0">
        <w:rPr>
          <w:rFonts w:asciiTheme="majorEastAsia" w:eastAsiaTheme="majorEastAsia" w:hAnsiTheme="majorEastAsia"/>
          <w:szCs w:val="20"/>
          <w:rPrChange w:id="16" w:author="김 현수" w:date="2019-10-18T23:35:00Z">
            <w:rPr>
              <w:szCs w:val="20"/>
            </w:rPr>
          </w:rPrChange>
        </w:rPr>
        <w:t>서버와 클라이언트 클래스를 정의하고 이를 바탕으로 네트워크를 이용하여 2인용 게임을 만든다</w:t>
      </w:r>
      <w:r w:rsidR="00F75C7E">
        <w:rPr>
          <w:rFonts w:asciiTheme="majorEastAsia" w:eastAsiaTheme="majorEastAsia" w:hAnsiTheme="majorEastAsia"/>
          <w:szCs w:val="20"/>
        </w:rPr>
        <w:t>.</w:t>
      </w:r>
    </w:p>
    <w:p w14:paraId="5257A734" w14:textId="4AE7453F" w:rsidR="00BB5B31" w:rsidRPr="003A04E0" w:rsidRDefault="00BB5B31" w:rsidP="00F75C7E">
      <w:pPr>
        <w:spacing w:before="240" w:after="240"/>
        <w:ind w:leftChars="-50" w:left="100" w:hangingChars="100" w:hanging="200"/>
        <w:rPr>
          <w:rFonts w:asciiTheme="majorEastAsia" w:eastAsiaTheme="majorEastAsia" w:hAnsiTheme="majorEastAsia"/>
          <w:szCs w:val="20"/>
          <w:rPrChange w:id="17" w:author="김 현수" w:date="2019-10-18T23:35:00Z">
            <w:rPr>
              <w:szCs w:val="20"/>
            </w:rPr>
          </w:rPrChange>
        </w:rPr>
      </w:pPr>
      <w:r w:rsidRPr="003A04E0">
        <w:rPr>
          <w:rFonts w:asciiTheme="majorEastAsia" w:eastAsiaTheme="majorEastAsia" w:hAnsiTheme="majorEastAsia" w:hint="eastAsia"/>
          <w:szCs w:val="20"/>
          <w:rPrChange w:id="18" w:author="김 현수" w:date="2019-10-18T23:35:00Z">
            <w:rPr>
              <w:rFonts w:hint="eastAsia"/>
              <w:szCs w:val="20"/>
            </w:rPr>
          </w:rPrChange>
        </w:rPr>
        <w:t>게임의</w:t>
      </w:r>
      <w:r w:rsidRPr="003A04E0">
        <w:rPr>
          <w:rFonts w:asciiTheme="majorEastAsia" w:eastAsiaTheme="majorEastAsia" w:hAnsiTheme="majorEastAsia"/>
          <w:szCs w:val="20"/>
          <w:rPrChange w:id="19" w:author="김 현수" w:date="2019-10-18T23:35:00Z">
            <w:rPr>
              <w:szCs w:val="20"/>
            </w:rPr>
          </w:rPrChange>
        </w:rPr>
        <w:t xml:space="preserve"> 승리 조건은 상대방이 지뢰를 선택하거나 자신이 먼저 게임을 성공할 경우 이 2가지이다. </w:t>
      </w:r>
    </w:p>
    <w:p w14:paraId="2B75F653" w14:textId="55961D5C" w:rsidR="009E07BE" w:rsidRDefault="009E07BE" w:rsidP="009E07BE">
      <w:pPr>
        <w:pStyle w:val="4"/>
      </w:pPr>
      <w:bookmarkStart w:id="20" w:name="_Toc26783789"/>
      <w:r>
        <w:t>2</w:t>
      </w:r>
      <w:r>
        <w:rPr>
          <w:rFonts w:hint="eastAsia"/>
        </w:rPr>
        <w:t>차 기능추가</w:t>
      </w:r>
      <w:bookmarkEnd w:id="20"/>
    </w:p>
    <w:p w14:paraId="3302963B" w14:textId="2FB2DA41" w:rsidR="009E07BE" w:rsidRDefault="009E07BE" w:rsidP="009E07BE">
      <w:pPr>
        <w:pStyle w:val="3"/>
        <w:ind w:left="480" w:hanging="480"/>
      </w:pPr>
      <w:bookmarkStart w:id="21" w:name="_Toc26783790"/>
      <w:r>
        <w:rPr>
          <w:rFonts w:hint="eastAsia"/>
        </w:rPr>
        <w:t xml:space="preserve">목숨 </w:t>
      </w:r>
      <w:r w:rsidR="00F75C7E">
        <w:rPr>
          <w:rFonts w:hint="eastAsia"/>
        </w:rPr>
        <w:t xml:space="preserve">기능 </w:t>
      </w:r>
      <w:r>
        <w:t>(1</w:t>
      </w:r>
      <w:r>
        <w:rPr>
          <w:rFonts w:hint="eastAsia"/>
        </w:rPr>
        <w:t>점)</w:t>
      </w:r>
      <w:bookmarkEnd w:id="21"/>
    </w:p>
    <w:p w14:paraId="09413E6A" w14:textId="493F460A" w:rsidR="009E07BE" w:rsidRDefault="00F75C7E" w:rsidP="009E07BE">
      <w:r>
        <w:rPr>
          <w:rFonts w:hint="eastAsia"/>
        </w:rPr>
        <w:t>G</w:t>
      </w:r>
      <w:r>
        <w:t>ameWindow</w:t>
      </w:r>
      <w:r w:rsidR="0033759A">
        <w:rPr>
          <w:rFonts w:hint="eastAsia"/>
        </w:rPr>
        <w:t>에 목숨 속성을 추가해 지뢰를 밟았을 때 작동하는 메소드에서 목숨의 개수가 한 개씩 줄도록 설정했고 난이도에 따라 생성자에서 목숨의 개수를 초기</w:t>
      </w:r>
      <w:r>
        <w:rPr>
          <w:rFonts w:hint="eastAsia"/>
        </w:rPr>
        <w:t>화 한다.</w:t>
      </w:r>
      <w:r w:rsidR="0033759A">
        <w:rPr>
          <w:rFonts w:hint="eastAsia"/>
        </w:rPr>
        <w:t xml:space="preserve"> E</w:t>
      </w:r>
      <w:r w:rsidR="0033759A">
        <w:t>asy</w:t>
      </w:r>
      <w:r w:rsidR="0033759A">
        <w:rPr>
          <w:rFonts w:hint="eastAsia"/>
        </w:rPr>
        <w:t xml:space="preserve">는 목숨 </w:t>
      </w:r>
      <w:r w:rsidR="0033759A">
        <w:t>1</w:t>
      </w:r>
      <w:r w:rsidR="0033759A">
        <w:rPr>
          <w:rFonts w:hint="eastAsia"/>
        </w:rPr>
        <w:t xml:space="preserve">개 </w:t>
      </w:r>
      <w:r w:rsidR="0033759A">
        <w:t>Medium</w:t>
      </w:r>
      <w:r w:rsidR="0033759A">
        <w:rPr>
          <w:rFonts w:hint="eastAsia"/>
        </w:rPr>
        <w:t xml:space="preserve">은 목숨 </w:t>
      </w:r>
      <w:r w:rsidR="0033759A">
        <w:t>2</w:t>
      </w:r>
      <w:r w:rsidR="0033759A">
        <w:rPr>
          <w:rFonts w:hint="eastAsia"/>
        </w:rPr>
        <w:t xml:space="preserve">개 </w:t>
      </w:r>
      <w:r w:rsidR="0033759A">
        <w:t>Hard</w:t>
      </w:r>
      <w:r w:rsidR="0033759A">
        <w:rPr>
          <w:rFonts w:hint="eastAsia"/>
        </w:rPr>
        <w:t xml:space="preserve">는 목숨 </w:t>
      </w:r>
      <w:r w:rsidR="0033759A">
        <w:t>3</w:t>
      </w:r>
      <w:r w:rsidR="0033759A">
        <w:rPr>
          <w:rFonts w:hint="eastAsia"/>
        </w:rPr>
        <w:t>개를 설정했다.</w:t>
      </w:r>
      <w:r>
        <w:t xml:space="preserve"> </w:t>
      </w:r>
      <w:r>
        <w:rPr>
          <w:rFonts w:hint="eastAsia"/>
        </w:rPr>
        <w:t>C</w:t>
      </w:r>
      <w:r>
        <w:t>hallenge</w:t>
      </w:r>
      <w:r>
        <w:rPr>
          <w:rFonts w:hint="eastAsia"/>
        </w:rPr>
        <w:t xml:space="preserve">와 </w:t>
      </w:r>
      <w:r w:rsidR="002A6D57">
        <w:t>Multi</w:t>
      </w:r>
      <w:r>
        <w:rPr>
          <w:rFonts w:hint="eastAsia"/>
        </w:rPr>
        <w:t xml:space="preserve">는 </w:t>
      </w:r>
      <w:r>
        <w:t>1</w:t>
      </w:r>
      <w:r>
        <w:rPr>
          <w:rFonts w:hint="eastAsia"/>
        </w:rPr>
        <w:t>개,</w:t>
      </w:r>
      <w:r>
        <w:t xml:space="preserve"> Custom</w:t>
      </w:r>
      <w:r>
        <w:rPr>
          <w:rFonts w:hint="eastAsia"/>
        </w:rPr>
        <w:t>은 입력하도록 설정했다.</w:t>
      </w:r>
    </w:p>
    <w:p w14:paraId="07B6549B" w14:textId="45F73DD8" w:rsidR="00D61CE0" w:rsidRPr="00BB5B31" w:rsidRDefault="00BD3EE4" w:rsidP="009E07BE">
      <w:pPr>
        <w:pStyle w:val="3"/>
        <w:ind w:left="480" w:hanging="480"/>
      </w:pPr>
      <w:bookmarkStart w:id="22" w:name="_Toc26783791"/>
      <w:r>
        <w:rPr>
          <w:rFonts w:hint="eastAsia"/>
        </w:rPr>
        <w:lastRenderedPageBreak/>
        <w:t>Challenge</w:t>
      </w:r>
      <w:r w:rsidR="009E07BE">
        <w:rPr>
          <w:rFonts w:hint="eastAsia"/>
        </w:rPr>
        <w:t xml:space="preserve"> 모드 </w:t>
      </w:r>
      <w:r w:rsidR="009E07BE">
        <w:t>(1</w:t>
      </w:r>
      <w:r w:rsidR="009E07BE">
        <w:rPr>
          <w:rFonts w:hint="eastAsia"/>
        </w:rPr>
        <w:t>점)</w:t>
      </w:r>
      <w:bookmarkEnd w:id="22"/>
      <w:r w:rsidR="009E07BE">
        <w:t xml:space="preserve"> </w:t>
      </w:r>
    </w:p>
    <w:p w14:paraId="4D660175" w14:textId="78E24FBD" w:rsidR="00F75C7E" w:rsidRDefault="00BD3EE4" w:rsidP="00F75C7E">
      <w:pPr>
        <w:ind w:firstLineChars="100" w:firstLine="200"/>
      </w:pPr>
      <w:r>
        <w:rPr>
          <w:rFonts w:hint="eastAsia"/>
        </w:rPr>
        <w:t>Challenge</w:t>
      </w:r>
      <w:r w:rsidR="0033759A">
        <w:rPr>
          <w:rFonts w:hint="eastAsia"/>
        </w:rPr>
        <w:t xml:space="preserve"> 모드는 클래스로 만들어 메인 화면에 버튼을 누르면 객체를 생성하는 방식으로 설계하였고 목숨 </w:t>
      </w:r>
      <w:r w:rsidR="0033759A">
        <w:t>1</w:t>
      </w:r>
      <w:r w:rsidR="0033759A">
        <w:rPr>
          <w:rFonts w:hint="eastAsia"/>
        </w:rPr>
        <w:t>개로 시작</w:t>
      </w:r>
      <w:r w:rsidR="00E27769">
        <w:rPr>
          <w:rFonts w:hint="eastAsia"/>
        </w:rPr>
        <w:t>하며</w:t>
      </w:r>
      <w:r w:rsidR="0033759A">
        <w:rPr>
          <w:rFonts w:hint="eastAsia"/>
        </w:rPr>
        <w:t xml:space="preserve"> 죽지 않으면 계속 </w:t>
      </w:r>
      <w:r w:rsidR="00A20F09">
        <w:rPr>
          <w:rFonts w:hint="eastAsia"/>
        </w:rPr>
        <w:t xml:space="preserve">일정 개수의 </w:t>
      </w:r>
      <w:r w:rsidR="0033759A">
        <w:rPr>
          <w:rFonts w:hint="eastAsia"/>
        </w:rPr>
        <w:t>버튼</w:t>
      </w:r>
      <w:r w:rsidR="00A20F09">
        <w:rPr>
          <w:rFonts w:hint="eastAsia"/>
        </w:rPr>
        <w:t>과</w:t>
      </w:r>
      <w:r w:rsidR="0033759A">
        <w:rPr>
          <w:rFonts w:hint="eastAsia"/>
        </w:rPr>
        <w:t xml:space="preserve"> 폭탄</w:t>
      </w:r>
      <w:r w:rsidR="00A20F09">
        <w:rPr>
          <w:rFonts w:hint="eastAsia"/>
        </w:rPr>
        <w:t>이</w:t>
      </w:r>
      <w:r w:rsidR="0033759A">
        <w:rPr>
          <w:rFonts w:hint="eastAsia"/>
        </w:rPr>
        <w:t xml:space="preserve"> 늘어나는 방식</w:t>
      </w:r>
      <w:r w:rsidR="00A20F09">
        <w:rPr>
          <w:rFonts w:hint="eastAsia"/>
        </w:rPr>
        <w:t>으로 설계하였다.</w:t>
      </w:r>
    </w:p>
    <w:p w14:paraId="655A0294" w14:textId="77777777" w:rsidR="00F75C7E" w:rsidRDefault="00F75C7E">
      <w:pPr>
        <w:widowControl/>
        <w:wordWrap/>
        <w:autoSpaceDE/>
        <w:autoSpaceDN/>
      </w:pPr>
      <w:r>
        <w:br w:type="page"/>
      </w:r>
    </w:p>
    <w:p w14:paraId="78D86232" w14:textId="2F09C73E" w:rsidR="00F30CF2" w:rsidRDefault="00F30CF2" w:rsidP="00B83A9D">
      <w:pPr>
        <w:pStyle w:val="1"/>
      </w:pPr>
      <w:bookmarkStart w:id="23" w:name="_Toc26783792"/>
      <w:r>
        <w:lastRenderedPageBreak/>
        <w:t>분석 및 개선 다이어그램</w:t>
      </w:r>
      <w:bookmarkEnd w:id="23"/>
      <w:r>
        <w:tab/>
      </w:r>
    </w:p>
    <w:p w14:paraId="203C1898" w14:textId="44EBDAD9" w:rsidR="00BB5B31" w:rsidRDefault="00F30CF2" w:rsidP="007D21E4">
      <w:pPr>
        <w:pStyle w:val="4"/>
      </w:pPr>
      <w:bookmarkStart w:id="24" w:name="_Toc26783793"/>
      <w:r>
        <w:t>기존 코드 분석 클래스 다이어그램</w:t>
      </w:r>
      <w:bookmarkEnd w:id="24"/>
    </w:p>
    <w:p w14:paraId="0B6C5705" w14:textId="53DEF050" w:rsidR="00886F01" w:rsidRDefault="004E01A7" w:rsidP="00E70489">
      <w:r>
        <w:rPr>
          <w:rFonts w:asciiTheme="majorEastAsia" w:eastAsiaTheme="majorEastAsia" w:hAnsiTheme="majorEastAsia"/>
          <w:noProof/>
        </w:rPr>
        <w:drawing>
          <wp:inline distT="0" distB="0" distL="0" distR="0" wp14:anchorId="0C8FA1F7" wp14:editId="7D452F1C">
            <wp:extent cx="5724525" cy="444817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51FC1217" w14:textId="086AABD7" w:rsidR="00F30CF2" w:rsidRDefault="002A6D57" w:rsidP="007D21E4">
      <w:pPr>
        <w:pStyle w:val="4"/>
      </w:pPr>
      <w:bookmarkStart w:id="25" w:name="_Toc26783794"/>
      <w:r>
        <w:rPr>
          <w:rFonts w:hint="eastAsia"/>
        </w:rPr>
        <w:lastRenderedPageBreak/>
        <w:t xml:space="preserve">1차 </w:t>
      </w:r>
      <w:r w:rsidR="00F30CF2">
        <w:t>개선 후 분석 클래스 다이어그램</w:t>
      </w:r>
      <w:bookmarkEnd w:id="25"/>
    </w:p>
    <w:p w14:paraId="4E4EE9D3" w14:textId="796E2C19" w:rsidR="00BB5B31" w:rsidRDefault="00AB3B26" w:rsidP="00BB5B31">
      <w:r>
        <w:rPr>
          <w:rFonts w:hint="eastAsia"/>
          <w:noProof/>
        </w:rPr>
        <w:drawing>
          <wp:inline distT="0" distB="0" distL="0" distR="0" wp14:anchorId="73801E6B" wp14:editId="3445EBA7">
            <wp:extent cx="5724525" cy="41719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171950"/>
                    </a:xfrm>
                    <a:prstGeom prst="rect">
                      <a:avLst/>
                    </a:prstGeom>
                    <a:noFill/>
                    <a:ln>
                      <a:noFill/>
                    </a:ln>
                  </pic:spPr>
                </pic:pic>
              </a:graphicData>
            </a:graphic>
          </wp:inline>
        </w:drawing>
      </w:r>
    </w:p>
    <w:p w14:paraId="33E4123A" w14:textId="2D885C66" w:rsidR="00170D9C" w:rsidRPr="00E27769" w:rsidRDefault="00E27769">
      <w:pPr>
        <w:widowControl/>
        <w:wordWrap/>
        <w:autoSpaceDE/>
        <w:autoSpaceDN/>
      </w:pPr>
      <w:r>
        <w:br w:type="page"/>
      </w:r>
    </w:p>
    <w:p w14:paraId="20F70F1F" w14:textId="3288070B" w:rsidR="00E27769" w:rsidRDefault="002A6D57" w:rsidP="00E27769">
      <w:pPr>
        <w:pStyle w:val="4"/>
      </w:pPr>
      <w:bookmarkStart w:id="26" w:name="_Toc26783795"/>
      <w:r>
        <w:rPr>
          <w:noProof/>
        </w:rPr>
        <w:lastRenderedPageBreak/>
        <w:drawing>
          <wp:anchor distT="0" distB="0" distL="114300" distR="114300" simplePos="0" relativeHeight="251683840" behindDoc="0" locked="0" layoutInCell="1" allowOverlap="1" wp14:anchorId="5C9CD39E" wp14:editId="765F941E">
            <wp:simplePos x="0" y="0"/>
            <wp:positionH relativeFrom="column">
              <wp:posOffset>-20320</wp:posOffset>
            </wp:positionH>
            <wp:positionV relativeFrom="paragraph">
              <wp:posOffset>478155</wp:posOffset>
            </wp:positionV>
            <wp:extent cx="5674995" cy="3731895"/>
            <wp:effectExtent l="0" t="0" r="1905" b="1905"/>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74995" cy="3731895"/>
                    </a:xfrm>
                    <a:prstGeom prst="rect">
                      <a:avLst/>
                    </a:prstGeom>
                  </pic:spPr>
                </pic:pic>
              </a:graphicData>
            </a:graphic>
            <wp14:sizeRelH relativeFrom="margin">
              <wp14:pctWidth>0</wp14:pctWidth>
            </wp14:sizeRelH>
          </wp:anchor>
        </w:drawing>
      </w:r>
      <w:r w:rsidR="00C9531B">
        <w:rPr>
          <w:noProof/>
        </w:rPr>
        <w:drawing>
          <wp:anchor distT="0" distB="0" distL="114300" distR="114300" simplePos="0" relativeHeight="251684864" behindDoc="0" locked="0" layoutInCell="1" allowOverlap="1" wp14:anchorId="06949DAF" wp14:editId="299B087F">
            <wp:simplePos x="0" y="0"/>
            <wp:positionH relativeFrom="margin">
              <wp:align>left</wp:align>
            </wp:positionH>
            <wp:positionV relativeFrom="paragraph">
              <wp:posOffset>4302843</wp:posOffset>
            </wp:positionV>
            <wp:extent cx="1685925" cy="3276600"/>
            <wp:effectExtent l="0" t="0" r="9525" b="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3276600"/>
                    </a:xfrm>
                    <a:prstGeom prst="rect">
                      <a:avLst/>
                    </a:prstGeom>
                  </pic:spPr>
                </pic:pic>
              </a:graphicData>
            </a:graphic>
          </wp:anchor>
        </w:drawing>
      </w:r>
      <w:r>
        <w:rPr>
          <w:rFonts w:hint="eastAsia"/>
        </w:rPr>
        <w:t xml:space="preserve">2차 </w:t>
      </w:r>
      <w:r w:rsidR="007B70E0">
        <w:rPr>
          <w:rFonts w:hint="eastAsia"/>
        </w:rPr>
        <w:t>Refactoring</w:t>
      </w:r>
      <w:r w:rsidR="00E27769">
        <w:rPr>
          <w:rFonts w:hint="eastAsia"/>
        </w:rPr>
        <w:t xml:space="preserve"> 후 클래스 다이어그램</w:t>
      </w:r>
      <w:bookmarkEnd w:id="26"/>
    </w:p>
    <w:p w14:paraId="07AFC0F8" w14:textId="13AB923D" w:rsidR="00C9531B" w:rsidRDefault="00C9531B">
      <w:pPr>
        <w:widowControl/>
        <w:wordWrap/>
        <w:autoSpaceDE/>
        <w:autoSpaceDN/>
        <w:rPr>
          <w:rFonts w:asciiTheme="majorHAnsi" w:eastAsiaTheme="majorEastAsia" w:hAnsiTheme="majorHAnsi" w:cstheme="majorBidi"/>
          <w:sz w:val="28"/>
        </w:rPr>
      </w:pPr>
      <w:r>
        <w:rPr>
          <w:rFonts w:asciiTheme="majorHAnsi" w:eastAsiaTheme="majorEastAsia" w:hAnsiTheme="majorHAnsi" w:cstheme="majorBidi"/>
          <w:sz w:val="28"/>
        </w:rPr>
        <w:br w:type="page"/>
      </w:r>
    </w:p>
    <w:p w14:paraId="0B5BB27D" w14:textId="36B18400" w:rsidR="00E27769" w:rsidRDefault="0080765D">
      <w:pPr>
        <w:pStyle w:val="1"/>
      </w:pPr>
      <w:bookmarkStart w:id="27" w:name="_Toc26783796"/>
      <w:r>
        <w:rPr>
          <w:noProof/>
        </w:rPr>
        <w:lastRenderedPageBreak/>
        <w:drawing>
          <wp:anchor distT="0" distB="0" distL="114300" distR="114300" simplePos="0" relativeHeight="251685888" behindDoc="0" locked="0" layoutInCell="1" allowOverlap="1" wp14:anchorId="59447453" wp14:editId="2C87B3F3">
            <wp:simplePos x="0" y="0"/>
            <wp:positionH relativeFrom="column">
              <wp:posOffset>331470</wp:posOffset>
            </wp:positionH>
            <wp:positionV relativeFrom="paragraph">
              <wp:posOffset>438150</wp:posOffset>
            </wp:positionV>
            <wp:extent cx="5019675" cy="5559425"/>
            <wp:effectExtent l="0" t="0" r="9525" b="3175"/>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5559425"/>
                    </a:xfrm>
                    <a:prstGeom prst="rect">
                      <a:avLst/>
                    </a:prstGeom>
                  </pic:spPr>
                </pic:pic>
              </a:graphicData>
            </a:graphic>
            <wp14:sizeRelH relativeFrom="margin">
              <wp14:pctWidth>0</wp14:pctWidth>
            </wp14:sizeRelH>
          </wp:anchor>
        </w:drawing>
      </w:r>
      <w:r w:rsidR="00E27769">
        <w:rPr>
          <w:rFonts w:hint="eastAsia"/>
        </w:rPr>
        <w:t>시퀀스 다이어그램</w:t>
      </w:r>
      <w:bookmarkEnd w:id="27"/>
    </w:p>
    <w:p w14:paraId="11B7BA1B" w14:textId="09665AAE" w:rsidR="00E27769" w:rsidRPr="00E27769" w:rsidRDefault="00E27769" w:rsidP="00E27769">
      <w:pPr>
        <w:widowControl/>
        <w:wordWrap/>
        <w:autoSpaceDE/>
        <w:autoSpaceDN/>
        <w:rPr>
          <w:rFonts w:asciiTheme="majorHAnsi" w:eastAsiaTheme="majorEastAsia" w:hAnsiTheme="majorHAnsi" w:cstheme="majorBidi"/>
          <w:sz w:val="32"/>
          <w:szCs w:val="28"/>
        </w:rPr>
      </w:pPr>
      <w:r>
        <w:br w:type="page"/>
      </w:r>
    </w:p>
    <w:p w14:paraId="446D2BF4" w14:textId="53E52DA1" w:rsidR="00F30CF2" w:rsidRDefault="00F30CF2" w:rsidP="00B83A9D">
      <w:pPr>
        <w:pStyle w:val="1"/>
      </w:pPr>
      <w:bookmarkStart w:id="28" w:name="_Toc26783797"/>
      <w:r>
        <w:lastRenderedPageBreak/>
        <w:t>구현 방법 설명 및 Code</w:t>
      </w:r>
      <w:r w:rsidR="0080765D">
        <w:t xml:space="preserve"> </w:t>
      </w:r>
      <w:r>
        <w:t>Snippet</w:t>
      </w:r>
      <w:bookmarkEnd w:id="28"/>
      <w:r>
        <w:tab/>
      </w:r>
    </w:p>
    <w:p w14:paraId="2B3C037D" w14:textId="2DE4FE35" w:rsidR="00F30CF2" w:rsidRPr="007D21E4" w:rsidRDefault="005958C8" w:rsidP="007D21E4">
      <w:pPr>
        <w:pStyle w:val="4"/>
      </w:pPr>
      <w:bookmarkStart w:id="29" w:name="_Toc26783798"/>
      <w:r>
        <w:rPr>
          <w:rFonts w:hint="eastAsia"/>
        </w:rPr>
        <w:t>실행</w:t>
      </w:r>
      <w:r w:rsidRPr="007D21E4">
        <w:t xml:space="preserve"> 화면</w:t>
      </w:r>
      <w:bookmarkEnd w:id="29"/>
    </w:p>
    <w:p w14:paraId="385E8FB4" w14:textId="05051AEB" w:rsidR="00F30CF2" w:rsidRDefault="00F14269" w:rsidP="00B83A9D">
      <w:pPr>
        <w:pStyle w:val="3"/>
        <w:ind w:left="480" w:hanging="480"/>
      </w:pPr>
      <w:bookmarkStart w:id="30" w:name="_Toc26783799"/>
      <w:r>
        <w:rPr>
          <w:noProof/>
        </w:rPr>
        <w:drawing>
          <wp:anchor distT="0" distB="0" distL="114300" distR="114300" simplePos="0" relativeHeight="251680768" behindDoc="0" locked="0" layoutInCell="1" allowOverlap="1" wp14:anchorId="76F40477" wp14:editId="224BB167">
            <wp:simplePos x="0" y="0"/>
            <wp:positionH relativeFrom="margin">
              <wp:align>left</wp:align>
            </wp:positionH>
            <wp:positionV relativeFrom="paragraph">
              <wp:posOffset>366644</wp:posOffset>
            </wp:positionV>
            <wp:extent cx="5040630" cy="3291205"/>
            <wp:effectExtent l="0" t="0" r="7620" b="4445"/>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66977" cy="330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25235667" wp14:editId="18C2FA13">
            <wp:simplePos x="0" y="0"/>
            <wp:positionH relativeFrom="margin">
              <wp:align>left</wp:align>
            </wp:positionH>
            <wp:positionV relativeFrom="paragraph">
              <wp:posOffset>3788852</wp:posOffset>
            </wp:positionV>
            <wp:extent cx="5064760" cy="3291840"/>
            <wp:effectExtent l="0" t="0" r="2540" b="3810"/>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2868" cy="3296966"/>
                    </a:xfrm>
                    <a:prstGeom prst="rect">
                      <a:avLst/>
                    </a:prstGeom>
                  </pic:spPr>
                </pic:pic>
              </a:graphicData>
            </a:graphic>
            <wp14:sizeRelH relativeFrom="margin">
              <wp14:pctWidth>0</wp14:pctWidth>
            </wp14:sizeRelH>
          </wp:anchor>
        </w:drawing>
      </w:r>
      <w:r w:rsidR="00F30CF2">
        <w:t>메인 화면</w:t>
      </w:r>
      <w:bookmarkEnd w:id="30"/>
    </w:p>
    <w:p w14:paraId="1EBBB633" w14:textId="6EC322B6" w:rsidR="00BB5B31" w:rsidRDefault="00BB5B31" w:rsidP="00BB5B31"/>
    <w:p w14:paraId="76C53B98" w14:textId="674B6D2B" w:rsidR="00BB5B31" w:rsidRDefault="00F14269" w:rsidP="00B83A9D">
      <w:pPr>
        <w:pStyle w:val="3"/>
        <w:ind w:left="480" w:hanging="480"/>
      </w:pPr>
      <w:bookmarkStart w:id="31" w:name="_Toc26783800"/>
      <w:ins w:id="32" w:author="201613989@student.jbnu.ac.kr" w:date="2019-10-18T20:41:00Z">
        <w:r w:rsidRPr="000704DA">
          <w:rPr>
            <w:noProof/>
          </w:rPr>
          <w:lastRenderedPageBreak/>
          <w:drawing>
            <wp:anchor distT="0" distB="0" distL="114300" distR="114300" simplePos="0" relativeHeight="251663360" behindDoc="0" locked="0" layoutInCell="1" allowOverlap="1" wp14:anchorId="5DA7ECAE" wp14:editId="6E302F4A">
              <wp:simplePos x="0" y="0"/>
              <wp:positionH relativeFrom="margin">
                <wp:align>left</wp:align>
              </wp:positionH>
              <wp:positionV relativeFrom="paragraph">
                <wp:posOffset>318881</wp:posOffset>
              </wp:positionV>
              <wp:extent cx="5080635" cy="2901950"/>
              <wp:effectExtent l="0" t="0" r="5715" b="0"/>
              <wp:wrapTopAndBottom/>
              <wp:docPr id="2" name="그림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4001" cy="2915431"/>
                      </a:xfrm>
                      <a:prstGeom prst="rect">
                        <a:avLst/>
                      </a:prstGeom>
                    </pic:spPr>
                  </pic:pic>
                </a:graphicData>
              </a:graphic>
              <wp14:sizeRelH relativeFrom="margin">
                <wp14:pctWidth>0</wp14:pctWidth>
              </wp14:sizeRelH>
              <wp14:sizeRelV relativeFrom="margin">
                <wp14:pctHeight>0</wp14:pctHeight>
              </wp14:sizeRelV>
            </wp:anchor>
          </w:drawing>
        </w:r>
      </w:ins>
      <w:r w:rsidR="00E42E4D">
        <w:rPr>
          <w:rFonts w:hint="eastAsia"/>
        </w:rPr>
        <w:t xml:space="preserve">기본 </w:t>
      </w:r>
      <w:r w:rsidR="00F30CF2">
        <w:t>게임 화면</w:t>
      </w:r>
      <w:bookmarkEnd w:id="31"/>
    </w:p>
    <w:p w14:paraId="078C275D" w14:textId="11762B62" w:rsidR="00BB5B31" w:rsidRDefault="00F14269" w:rsidP="00B83A9D">
      <w:pPr>
        <w:pStyle w:val="3"/>
        <w:ind w:left="480" w:hanging="480"/>
      </w:pPr>
      <w:bookmarkStart w:id="33" w:name="_Toc26783801"/>
      <w:r>
        <w:rPr>
          <w:noProof/>
        </w:rPr>
        <w:drawing>
          <wp:anchor distT="0" distB="0" distL="114300" distR="114300" simplePos="0" relativeHeight="251682816" behindDoc="0" locked="0" layoutInCell="1" allowOverlap="1" wp14:anchorId="40C2D5F6" wp14:editId="5D3F4BF8">
            <wp:simplePos x="0" y="0"/>
            <wp:positionH relativeFrom="column">
              <wp:posOffset>116205</wp:posOffset>
            </wp:positionH>
            <wp:positionV relativeFrom="paragraph">
              <wp:posOffset>3137535</wp:posOffset>
            </wp:positionV>
            <wp:extent cx="4886960" cy="3712845"/>
            <wp:effectExtent l="0" t="0" r="8890" b="1905"/>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6960" cy="3712845"/>
                    </a:xfrm>
                    <a:prstGeom prst="rect">
                      <a:avLst/>
                    </a:prstGeom>
                  </pic:spPr>
                </pic:pic>
              </a:graphicData>
            </a:graphic>
            <wp14:sizeRelH relativeFrom="margin">
              <wp14:pctWidth>0</wp14:pctWidth>
            </wp14:sizeRelH>
          </wp:anchor>
        </w:drawing>
      </w:r>
      <w:r w:rsidR="00F30CF2">
        <w:t>사용자 설정게임 화면</w:t>
      </w:r>
      <w:bookmarkEnd w:id="33"/>
    </w:p>
    <w:p w14:paraId="26CED90D" w14:textId="21F364FE" w:rsidR="00BB5B31" w:rsidRDefault="00BB5B31" w:rsidP="00BB5B31"/>
    <w:p w14:paraId="0EC52071" w14:textId="1976C8A6" w:rsidR="00F75C7E" w:rsidRDefault="00F75C7E" w:rsidP="00F75C7E">
      <w:pPr>
        <w:pStyle w:val="3"/>
        <w:ind w:left="480" w:hanging="480"/>
      </w:pPr>
      <w:bookmarkStart w:id="34" w:name="_Toc26783802"/>
      <w:r>
        <w:rPr>
          <w:noProof/>
        </w:rPr>
        <w:lastRenderedPageBreak/>
        <w:drawing>
          <wp:anchor distT="0" distB="0" distL="114300" distR="114300" simplePos="0" relativeHeight="251664384" behindDoc="0" locked="0" layoutInCell="1" allowOverlap="1" wp14:anchorId="5ED146D1" wp14:editId="1ECCBB9A">
            <wp:simplePos x="0" y="0"/>
            <wp:positionH relativeFrom="margin">
              <wp:posOffset>0</wp:posOffset>
            </wp:positionH>
            <wp:positionV relativeFrom="paragraph">
              <wp:posOffset>358538</wp:posOffset>
            </wp:positionV>
            <wp:extent cx="4686297" cy="3522638"/>
            <wp:effectExtent l="0" t="0" r="635" b="190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6297" cy="3522638"/>
                    </a:xfrm>
                    <a:prstGeom prst="rect">
                      <a:avLst/>
                    </a:prstGeom>
                  </pic:spPr>
                </pic:pic>
              </a:graphicData>
            </a:graphic>
            <wp14:sizeRelH relativeFrom="margin">
              <wp14:pctWidth>0</wp14:pctWidth>
            </wp14:sizeRelH>
            <wp14:sizeRelV relativeFrom="margin">
              <wp14:pctHeight>0</wp14:pctHeight>
            </wp14:sizeRelV>
          </wp:anchor>
        </w:drawing>
      </w:r>
      <w:r w:rsidR="002A6D57">
        <w:t>Multi</w:t>
      </w:r>
      <w:r>
        <w:t xml:space="preserve"> </w:t>
      </w:r>
      <w:r>
        <w:rPr>
          <w:rFonts w:hint="eastAsia"/>
        </w:rPr>
        <w:t>게임 화면</w:t>
      </w:r>
      <w:bookmarkEnd w:id="34"/>
    </w:p>
    <w:p w14:paraId="68699F63" w14:textId="75ED911C" w:rsidR="00F30CF2" w:rsidRDefault="00F30CF2" w:rsidP="00A76AC3">
      <w:pPr>
        <w:pStyle w:val="3"/>
        <w:ind w:left="480" w:hanging="480"/>
      </w:pPr>
      <w:bookmarkStart w:id="35" w:name="_Toc26783803"/>
      <w:r>
        <w:t>서버 화면</w:t>
      </w:r>
      <w:bookmarkEnd w:id="35"/>
    </w:p>
    <w:p w14:paraId="371486BC" w14:textId="74617186" w:rsidR="00BB5B31" w:rsidRDefault="002621A3" w:rsidP="00BB5B31">
      <w:r>
        <w:rPr>
          <w:noProof/>
        </w:rPr>
        <w:drawing>
          <wp:inline distT="0" distB="0" distL="0" distR="0" wp14:anchorId="594D2195" wp14:editId="323E9D42">
            <wp:extent cx="3355450" cy="360585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885" cy="3613847"/>
                    </a:xfrm>
                    <a:prstGeom prst="rect">
                      <a:avLst/>
                    </a:prstGeom>
                  </pic:spPr>
                </pic:pic>
              </a:graphicData>
            </a:graphic>
          </wp:inline>
        </w:drawing>
      </w:r>
    </w:p>
    <w:p w14:paraId="2981B81C" w14:textId="0D5BCF29" w:rsidR="00F30CF2" w:rsidRDefault="00E27769" w:rsidP="007D21E4">
      <w:pPr>
        <w:pStyle w:val="4"/>
      </w:pPr>
      <w:bookmarkStart w:id="36" w:name="_Toc26783804"/>
      <w:r>
        <w:rPr>
          <w:rFonts w:hint="eastAsia"/>
        </w:rPr>
        <w:lastRenderedPageBreak/>
        <w:t>1차 추가 기능</w:t>
      </w:r>
      <w:bookmarkEnd w:id="36"/>
    </w:p>
    <w:p w14:paraId="1626FEA3" w14:textId="57C4FF5B" w:rsidR="00E27769" w:rsidRPr="007D21E4" w:rsidRDefault="00E27769" w:rsidP="00E27769">
      <w:pPr>
        <w:pStyle w:val="3"/>
        <w:ind w:left="480" w:hanging="480"/>
      </w:pPr>
      <w:bookmarkStart w:id="37" w:name="_Toc26783805"/>
      <w:r>
        <w:rPr>
          <w:rFonts w:hint="eastAsia"/>
        </w:rPr>
        <w:t xml:space="preserve">사용자 설정 </w:t>
      </w:r>
      <w:r w:rsidR="005958C8">
        <w:rPr>
          <w:rFonts w:hint="eastAsia"/>
        </w:rPr>
        <w:t>모드</w:t>
      </w:r>
      <w:bookmarkEnd w:id="37"/>
    </w:p>
    <w:p w14:paraId="7080CD88" w14:textId="77777777" w:rsidR="00BB5B31" w:rsidRPr="003A04E0" w:rsidRDefault="00BB5B31" w:rsidP="00BB5B31">
      <w:pPr>
        <w:pBdr>
          <w:top w:val="nil"/>
          <w:left w:val="nil"/>
          <w:bottom w:val="nil"/>
          <w:right w:val="nil"/>
          <w:between w:val="nil"/>
        </w:pBdr>
        <w:rPr>
          <w:rFonts w:asciiTheme="majorEastAsia" w:eastAsiaTheme="majorEastAsia" w:hAnsiTheme="majorEastAsia"/>
          <w:sz w:val="26"/>
          <w:szCs w:val="26"/>
          <w:rPrChange w:id="38" w:author="김 현수" w:date="2019-10-18T23:35:00Z">
            <w:rPr>
              <w:sz w:val="26"/>
              <w:szCs w:val="26"/>
            </w:rPr>
          </w:rPrChange>
        </w:rPr>
      </w:pPr>
      <w:r w:rsidRPr="003A04E0">
        <w:rPr>
          <w:rFonts w:asciiTheme="majorEastAsia" w:eastAsiaTheme="majorEastAsia" w:hAnsiTheme="majorEastAsia"/>
          <w:sz w:val="26"/>
          <w:szCs w:val="26"/>
          <w:rPrChange w:id="39" w:author="김 현수" w:date="2019-10-18T23:35:00Z">
            <w:rPr>
              <w:sz w:val="26"/>
              <w:szCs w:val="26"/>
            </w:rPr>
          </w:rPrChange>
        </w:rPr>
        <w:t>개선 설명</w:t>
      </w:r>
    </w:p>
    <w:p w14:paraId="1859BF90" w14:textId="0BA8F77F" w:rsidR="00BB5B31" w:rsidRPr="003A04E0" w:rsidRDefault="006C56FA" w:rsidP="00BB5B31">
      <w:pPr>
        <w:pStyle w:val="a5"/>
        <w:widowControl/>
        <w:numPr>
          <w:ilvl w:val="0"/>
          <w:numId w:val="5"/>
        </w:numPr>
        <w:pBdr>
          <w:top w:val="nil"/>
          <w:left w:val="nil"/>
          <w:bottom w:val="nil"/>
          <w:right w:val="nil"/>
          <w:between w:val="nil"/>
        </w:pBdr>
        <w:wordWrap/>
        <w:autoSpaceDE/>
        <w:autoSpaceDN/>
        <w:ind w:leftChars="0"/>
        <w:jc w:val="left"/>
        <w:rPr>
          <w:rFonts w:asciiTheme="majorEastAsia" w:eastAsiaTheme="majorEastAsia" w:hAnsiTheme="majorEastAsia"/>
          <w:color w:val="000000" w:themeColor="text1"/>
          <w:szCs w:val="20"/>
          <w:rPrChange w:id="40" w:author="김 현수" w:date="2019-10-18T23:35:00Z">
            <w:rPr>
              <w:color w:val="000000" w:themeColor="text1"/>
              <w:szCs w:val="20"/>
            </w:rPr>
          </w:rPrChange>
        </w:rPr>
      </w:pPr>
      <w:r>
        <w:rPr>
          <w:rFonts w:asciiTheme="majorEastAsia" w:eastAsiaTheme="majorEastAsia" w:hAnsiTheme="majorEastAsia" w:hint="eastAsia"/>
          <w:szCs w:val="20"/>
        </w:rPr>
        <w:t xml:space="preserve">타이틀이 </w:t>
      </w:r>
      <w:r>
        <w:rPr>
          <w:rFonts w:asciiTheme="majorEastAsia" w:eastAsiaTheme="majorEastAsia" w:hAnsiTheme="majorEastAsia"/>
          <w:szCs w:val="20"/>
        </w:rPr>
        <w:t>Custom</w:t>
      </w:r>
      <w:r>
        <w:rPr>
          <w:rFonts w:asciiTheme="majorEastAsia" w:eastAsiaTheme="majorEastAsia" w:hAnsiTheme="majorEastAsia" w:hint="eastAsia"/>
          <w:szCs w:val="20"/>
        </w:rPr>
        <w:t xml:space="preserve">인 </w:t>
      </w:r>
      <w:r w:rsidR="00BB5B31" w:rsidRPr="003A04E0">
        <w:rPr>
          <w:rFonts w:asciiTheme="majorEastAsia" w:eastAsiaTheme="majorEastAsia" w:hAnsiTheme="majorEastAsia"/>
          <w:szCs w:val="20"/>
          <w:rPrChange w:id="41" w:author="김 현수" w:date="2019-10-18T23:35:00Z">
            <w:rPr>
              <w:szCs w:val="20"/>
            </w:rPr>
          </w:rPrChange>
        </w:rPr>
        <w:t xml:space="preserve">사용자 설정 게임 </w:t>
      </w:r>
      <w:r>
        <w:rPr>
          <w:rFonts w:asciiTheme="majorEastAsia" w:eastAsiaTheme="majorEastAsia" w:hAnsiTheme="majorEastAsia" w:hint="eastAsia"/>
          <w:szCs w:val="20"/>
        </w:rPr>
        <w:t>버튼</w:t>
      </w:r>
      <w:r w:rsidR="00BB5B31" w:rsidRPr="003A04E0">
        <w:rPr>
          <w:rFonts w:asciiTheme="majorEastAsia" w:eastAsiaTheme="majorEastAsia" w:hAnsiTheme="majorEastAsia"/>
          <w:szCs w:val="20"/>
          <w:rPrChange w:id="42" w:author="김 현수" w:date="2019-10-18T23:35:00Z">
            <w:rPr>
              <w:szCs w:val="20"/>
            </w:rPr>
          </w:rPrChange>
        </w:rPr>
        <w:t xml:space="preserve">을 만든다. </w:t>
      </w:r>
    </w:p>
    <w:p w14:paraId="4616B32E" w14:textId="77777777" w:rsidR="00BB5B31" w:rsidRPr="003A04E0" w:rsidRDefault="00BB5B31" w:rsidP="00BB5B31">
      <w:pPr>
        <w:pStyle w:val="a5"/>
        <w:widowControl/>
        <w:numPr>
          <w:ilvl w:val="0"/>
          <w:numId w:val="5"/>
        </w:numPr>
        <w:pBdr>
          <w:top w:val="nil"/>
          <w:left w:val="nil"/>
          <w:bottom w:val="nil"/>
          <w:right w:val="nil"/>
          <w:between w:val="nil"/>
        </w:pBdr>
        <w:wordWrap/>
        <w:autoSpaceDE/>
        <w:autoSpaceDN/>
        <w:ind w:leftChars="0"/>
        <w:jc w:val="left"/>
        <w:rPr>
          <w:rFonts w:asciiTheme="majorEastAsia" w:eastAsiaTheme="majorEastAsia" w:hAnsiTheme="majorEastAsia"/>
          <w:color w:val="000000" w:themeColor="text1"/>
          <w:szCs w:val="20"/>
          <w:rPrChange w:id="43" w:author="김 현수" w:date="2019-10-18T23:35:00Z">
            <w:rPr>
              <w:color w:val="000000" w:themeColor="text1"/>
              <w:szCs w:val="20"/>
            </w:rPr>
          </w:rPrChange>
        </w:rPr>
      </w:pPr>
      <w:r w:rsidRPr="003A04E0">
        <w:rPr>
          <w:rFonts w:asciiTheme="majorEastAsia" w:eastAsiaTheme="majorEastAsia" w:hAnsiTheme="majorEastAsia" w:hint="eastAsia"/>
          <w:szCs w:val="20"/>
          <w:rPrChange w:id="44" w:author="김 현수" w:date="2019-10-18T23:35:00Z">
            <w:rPr>
              <w:rFonts w:hint="eastAsia"/>
              <w:szCs w:val="20"/>
            </w:rPr>
          </w:rPrChange>
        </w:rPr>
        <w:t>사용자</w:t>
      </w:r>
      <w:r w:rsidRPr="003A04E0">
        <w:rPr>
          <w:rFonts w:asciiTheme="majorEastAsia" w:eastAsiaTheme="majorEastAsia" w:hAnsiTheme="majorEastAsia"/>
          <w:szCs w:val="20"/>
          <w:rPrChange w:id="45" w:author="김 현수" w:date="2019-10-18T23:35:00Z">
            <w:rPr>
              <w:szCs w:val="20"/>
            </w:rPr>
          </w:rPrChange>
        </w:rPr>
        <w:t xml:space="preserve"> 설정 게임은 </w:t>
      </w:r>
      <w:r w:rsidRPr="003A04E0">
        <w:rPr>
          <w:rFonts w:asciiTheme="majorEastAsia" w:eastAsiaTheme="majorEastAsia" w:hAnsiTheme="majorEastAsia" w:hint="eastAsia"/>
          <w:color w:val="000000" w:themeColor="text1"/>
          <w:szCs w:val="20"/>
          <w:rPrChange w:id="46" w:author="김 현수" w:date="2019-10-18T23:35:00Z">
            <w:rPr>
              <w:rFonts w:hint="eastAsia"/>
              <w:color w:val="000000" w:themeColor="text1"/>
              <w:szCs w:val="20"/>
            </w:rPr>
          </w:rPrChange>
        </w:rPr>
        <w:t>기록을</w:t>
      </w:r>
      <w:r w:rsidRPr="003A04E0">
        <w:rPr>
          <w:rFonts w:asciiTheme="majorEastAsia" w:eastAsiaTheme="majorEastAsia" w:hAnsiTheme="majorEastAsia"/>
          <w:color w:val="000000" w:themeColor="text1"/>
          <w:szCs w:val="20"/>
          <w:rPrChange w:id="47"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48" w:author="김 현수" w:date="2019-10-18T23:35:00Z">
            <w:rPr>
              <w:rFonts w:hint="eastAsia"/>
              <w:color w:val="000000" w:themeColor="text1"/>
              <w:szCs w:val="20"/>
            </w:rPr>
          </w:rPrChange>
        </w:rPr>
        <w:t>하지</w:t>
      </w:r>
      <w:r w:rsidRPr="003A04E0">
        <w:rPr>
          <w:rFonts w:asciiTheme="majorEastAsia" w:eastAsiaTheme="majorEastAsia" w:hAnsiTheme="majorEastAsia"/>
          <w:color w:val="000000" w:themeColor="text1"/>
          <w:szCs w:val="20"/>
          <w:rPrChange w:id="49"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50" w:author="김 현수" w:date="2019-10-18T23:35:00Z">
            <w:rPr>
              <w:rFonts w:hint="eastAsia"/>
              <w:color w:val="000000" w:themeColor="text1"/>
              <w:szCs w:val="20"/>
            </w:rPr>
          </w:rPrChange>
        </w:rPr>
        <w:t>않기</w:t>
      </w:r>
      <w:r w:rsidRPr="003A04E0">
        <w:rPr>
          <w:rFonts w:asciiTheme="majorEastAsia" w:eastAsiaTheme="majorEastAsia" w:hAnsiTheme="majorEastAsia"/>
          <w:color w:val="000000" w:themeColor="text1"/>
          <w:szCs w:val="20"/>
          <w:rPrChange w:id="51"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52" w:author="김 현수" w:date="2019-10-18T23:35:00Z">
            <w:rPr>
              <w:rFonts w:hint="eastAsia"/>
              <w:color w:val="000000" w:themeColor="text1"/>
              <w:szCs w:val="20"/>
            </w:rPr>
          </w:rPrChange>
        </w:rPr>
        <w:t>때문에</w:t>
      </w:r>
      <w:r w:rsidRPr="003A04E0">
        <w:rPr>
          <w:rFonts w:asciiTheme="majorEastAsia" w:eastAsiaTheme="majorEastAsia" w:hAnsiTheme="majorEastAsia"/>
          <w:color w:val="000000" w:themeColor="text1"/>
          <w:szCs w:val="20"/>
          <w:rPrChange w:id="53"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54" w:author="김 현수" w:date="2019-10-18T23:35:00Z">
            <w:rPr>
              <w:rFonts w:hint="eastAsia"/>
              <w:color w:val="000000" w:themeColor="text1"/>
              <w:szCs w:val="20"/>
            </w:rPr>
          </w:rPrChange>
        </w:rPr>
        <w:t>새로</w:t>
      </w:r>
      <w:r w:rsidRPr="003A04E0">
        <w:rPr>
          <w:rFonts w:asciiTheme="majorEastAsia" w:eastAsiaTheme="majorEastAsia" w:hAnsiTheme="majorEastAsia"/>
          <w:color w:val="000000" w:themeColor="text1"/>
          <w:szCs w:val="20"/>
          <w:rPrChange w:id="55"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56" w:author="김 현수" w:date="2019-10-18T23:35:00Z">
            <w:rPr>
              <w:rFonts w:hint="eastAsia"/>
              <w:color w:val="000000" w:themeColor="text1"/>
              <w:szCs w:val="20"/>
            </w:rPr>
          </w:rPrChange>
        </w:rPr>
        <w:t>생성자를</w:t>
      </w:r>
      <w:r w:rsidRPr="003A04E0">
        <w:rPr>
          <w:rFonts w:asciiTheme="majorEastAsia" w:eastAsiaTheme="majorEastAsia" w:hAnsiTheme="majorEastAsia"/>
          <w:color w:val="000000" w:themeColor="text1"/>
          <w:szCs w:val="20"/>
          <w:rPrChange w:id="57" w:author="김 현수" w:date="2019-10-18T23:35:00Z">
            <w:rPr>
              <w:color w:val="000000" w:themeColor="text1"/>
              <w:szCs w:val="20"/>
            </w:rPr>
          </w:rPrChange>
        </w:rPr>
        <w:t xml:space="preserve"> </w:t>
      </w:r>
      <w:r w:rsidRPr="003A04E0">
        <w:rPr>
          <w:rFonts w:asciiTheme="majorEastAsia" w:eastAsiaTheme="majorEastAsia" w:hAnsiTheme="majorEastAsia" w:hint="eastAsia"/>
          <w:color w:val="000000" w:themeColor="text1"/>
          <w:szCs w:val="20"/>
          <w:rPrChange w:id="58" w:author="김 현수" w:date="2019-10-18T23:35:00Z">
            <w:rPr>
              <w:rFonts w:hint="eastAsia"/>
              <w:color w:val="000000" w:themeColor="text1"/>
              <w:szCs w:val="20"/>
            </w:rPr>
          </w:rPrChange>
        </w:rPr>
        <w:t>만든다</w:t>
      </w:r>
      <w:r w:rsidRPr="003A04E0">
        <w:rPr>
          <w:rFonts w:asciiTheme="majorEastAsia" w:eastAsiaTheme="majorEastAsia" w:hAnsiTheme="majorEastAsia"/>
          <w:color w:val="000000" w:themeColor="text1"/>
          <w:szCs w:val="20"/>
          <w:rPrChange w:id="59" w:author="김 현수" w:date="2019-10-18T23:35:00Z">
            <w:rPr>
              <w:color w:val="000000" w:themeColor="text1"/>
              <w:szCs w:val="20"/>
            </w:rPr>
          </w:rPrChange>
        </w:rPr>
        <w:t>.</w:t>
      </w:r>
    </w:p>
    <w:p w14:paraId="6FE4CA91" w14:textId="1CBE539F" w:rsidR="00BB5B31" w:rsidRPr="003A04E0" w:rsidRDefault="00BB5B31" w:rsidP="00BB5B31">
      <w:pPr>
        <w:pStyle w:val="a5"/>
        <w:widowControl/>
        <w:numPr>
          <w:ilvl w:val="0"/>
          <w:numId w:val="5"/>
        </w:numPr>
        <w:pBdr>
          <w:top w:val="nil"/>
          <w:left w:val="nil"/>
          <w:bottom w:val="nil"/>
          <w:right w:val="nil"/>
          <w:between w:val="nil"/>
        </w:pBdr>
        <w:wordWrap/>
        <w:autoSpaceDE/>
        <w:autoSpaceDN/>
        <w:ind w:leftChars="0"/>
        <w:jc w:val="left"/>
        <w:rPr>
          <w:rFonts w:asciiTheme="majorEastAsia" w:eastAsiaTheme="majorEastAsia" w:hAnsiTheme="majorEastAsia"/>
          <w:color w:val="000000" w:themeColor="text1"/>
          <w:szCs w:val="20"/>
          <w:rPrChange w:id="60" w:author="김 현수" w:date="2019-10-18T23:35:00Z">
            <w:rPr>
              <w:color w:val="000000" w:themeColor="text1"/>
              <w:szCs w:val="20"/>
            </w:rPr>
          </w:rPrChange>
        </w:rPr>
      </w:pPr>
      <w:r w:rsidRPr="003A04E0">
        <w:rPr>
          <w:rFonts w:asciiTheme="majorEastAsia" w:eastAsiaTheme="majorEastAsia" w:hAnsiTheme="majorEastAsia"/>
          <w:color w:val="000000" w:themeColor="text1"/>
          <w:szCs w:val="20"/>
          <w:rPrChange w:id="61" w:author="김 현수" w:date="2019-10-18T23:35:00Z">
            <w:rPr>
              <w:color w:val="000000" w:themeColor="text1"/>
              <w:szCs w:val="20"/>
            </w:rPr>
          </w:rPrChange>
        </w:rPr>
        <w:t>게임 창이 만들어 지기 전 가로</w:t>
      </w:r>
      <w:r w:rsidR="006C56FA">
        <w:rPr>
          <w:rFonts w:asciiTheme="majorEastAsia" w:eastAsiaTheme="majorEastAsia" w:hAnsiTheme="majorEastAsia" w:hint="eastAsia"/>
          <w:color w:val="000000" w:themeColor="text1"/>
          <w:szCs w:val="20"/>
        </w:rPr>
        <w:t xml:space="preserve"> 칸</w:t>
      </w:r>
      <w:r w:rsidRPr="003A04E0">
        <w:rPr>
          <w:rFonts w:asciiTheme="majorEastAsia" w:eastAsiaTheme="majorEastAsia" w:hAnsiTheme="majorEastAsia"/>
          <w:color w:val="000000" w:themeColor="text1"/>
          <w:szCs w:val="20"/>
          <w:rPrChange w:id="62" w:author="김 현수" w:date="2019-10-18T23:35:00Z">
            <w:rPr>
              <w:color w:val="000000" w:themeColor="text1"/>
              <w:szCs w:val="20"/>
            </w:rPr>
          </w:rPrChange>
        </w:rPr>
        <w:t>, 세로</w:t>
      </w:r>
      <w:r w:rsidR="006C56FA">
        <w:rPr>
          <w:rFonts w:asciiTheme="majorEastAsia" w:eastAsiaTheme="majorEastAsia" w:hAnsiTheme="majorEastAsia" w:hint="eastAsia"/>
          <w:color w:val="000000" w:themeColor="text1"/>
          <w:szCs w:val="20"/>
        </w:rPr>
        <w:t xml:space="preserve"> 칸</w:t>
      </w:r>
      <w:r w:rsidRPr="003A04E0">
        <w:rPr>
          <w:rFonts w:asciiTheme="majorEastAsia" w:eastAsiaTheme="majorEastAsia" w:hAnsiTheme="majorEastAsia"/>
          <w:color w:val="000000" w:themeColor="text1"/>
          <w:szCs w:val="20"/>
          <w:rPrChange w:id="63" w:author="김 현수" w:date="2019-10-18T23:35:00Z">
            <w:rPr>
              <w:color w:val="000000" w:themeColor="text1"/>
              <w:szCs w:val="20"/>
            </w:rPr>
          </w:rPrChange>
        </w:rPr>
        <w:t>, 지뢰 수를 입력한다.</w:t>
      </w:r>
    </w:p>
    <w:p w14:paraId="373C1B3B" w14:textId="0859F48A" w:rsidR="00BB5B31" w:rsidRDefault="006C56FA" w:rsidP="00BB5B31">
      <w:pPr>
        <w:pStyle w:val="a5"/>
        <w:widowControl/>
        <w:numPr>
          <w:ilvl w:val="0"/>
          <w:numId w:val="5"/>
        </w:numPr>
        <w:pBdr>
          <w:top w:val="nil"/>
          <w:left w:val="nil"/>
          <w:bottom w:val="nil"/>
          <w:right w:val="nil"/>
          <w:between w:val="nil"/>
        </w:pBdr>
        <w:wordWrap/>
        <w:autoSpaceDE/>
        <w:autoSpaceDN/>
        <w:ind w:leftChars="0"/>
        <w:jc w:val="left"/>
        <w:rPr>
          <w:rFonts w:asciiTheme="majorEastAsia" w:eastAsiaTheme="majorEastAsia" w:hAnsiTheme="majorEastAsia"/>
          <w:color w:val="000000" w:themeColor="text1"/>
          <w:szCs w:val="20"/>
        </w:rPr>
      </w:pPr>
      <w:r>
        <w:rPr>
          <w:rFonts w:asciiTheme="majorEastAsia" w:eastAsiaTheme="majorEastAsia" w:hAnsiTheme="majorEastAsia" w:hint="eastAsia"/>
          <w:color w:val="000000" w:themeColor="text1"/>
          <w:szCs w:val="20"/>
        </w:rPr>
        <w:t>3에서 받은 값으로 새로 만든 생성자를 실행한다.</w:t>
      </w:r>
    </w:p>
    <w:p w14:paraId="0C2E1CD0" w14:textId="4C9ABCA0" w:rsidR="00BB5B31" w:rsidRDefault="00BB5B31" w:rsidP="00404B3F">
      <w:pPr>
        <w:widowControl/>
        <w:pBdr>
          <w:top w:val="nil"/>
          <w:left w:val="nil"/>
          <w:bottom w:val="nil"/>
          <w:right w:val="nil"/>
          <w:between w:val="nil"/>
        </w:pBdr>
        <w:wordWrap/>
        <w:autoSpaceDE/>
        <w:autoSpaceDN/>
        <w:jc w:val="left"/>
        <w:rPr>
          <w:rFonts w:asciiTheme="majorEastAsia" w:eastAsiaTheme="majorEastAsia" w:hAnsiTheme="majorEastAsia"/>
          <w:sz w:val="26"/>
          <w:szCs w:val="26"/>
        </w:rPr>
      </w:pPr>
      <w:r w:rsidRPr="00BB5B31">
        <w:rPr>
          <w:rFonts w:asciiTheme="majorEastAsia" w:eastAsiaTheme="majorEastAsia" w:hAnsiTheme="majorEastAsia"/>
          <w:sz w:val="26"/>
          <w:szCs w:val="26"/>
          <w:rPrChange w:id="64" w:author="김 현수" w:date="2019-10-18T23:35:00Z">
            <w:rPr>
              <w:sz w:val="26"/>
              <w:szCs w:val="26"/>
            </w:rPr>
          </w:rPrChange>
        </w:rPr>
        <w:t xml:space="preserve">코드 </w:t>
      </w:r>
      <w:r w:rsidR="006C56FA">
        <w:rPr>
          <w:rFonts w:asciiTheme="majorEastAsia" w:eastAsiaTheme="majorEastAsia" w:hAnsiTheme="majorEastAsia"/>
          <w:sz w:val="26"/>
          <w:szCs w:val="26"/>
        </w:rPr>
        <w:t xml:space="preserve"> </w:t>
      </w:r>
    </w:p>
    <w:tbl>
      <w:tblPr>
        <w:tblStyle w:val="a9"/>
        <w:tblW w:w="0" w:type="auto"/>
        <w:tblLook w:val="04A0" w:firstRow="1" w:lastRow="0" w:firstColumn="1" w:lastColumn="0" w:noHBand="0" w:noVBand="1"/>
      </w:tblPr>
      <w:tblGrid>
        <w:gridCol w:w="9016"/>
      </w:tblGrid>
      <w:tr w:rsidR="00735677" w:rsidRPr="002139FF" w14:paraId="0ACE7535" w14:textId="77777777" w:rsidTr="00735677">
        <w:tc>
          <w:tcPr>
            <w:tcW w:w="9016" w:type="dxa"/>
          </w:tcPr>
          <w:p w14:paraId="3A451876" w14:textId="0CBD0848"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protected</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btnCustomActionPerformed(ActionEvent </w:t>
            </w:r>
            <w:r w:rsidRPr="002139FF">
              <w:rPr>
                <w:rFonts w:ascii="Consolas" w:hAnsi="Consolas" w:cs="Consolas"/>
                <w:color w:val="6A3E3E"/>
                <w:kern w:val="0"/>
                <w:sz w:val="16"/>
                <w:szCs w:val="16"/>
              </w:rPr>
              <w:t>evt</w:t>
            </w:r>
            <w:r w:rsidRPr="002139FF">
              <w:rPr>
                <w:rFonts w:ascii="Consolas" w:hAnsi="Consolas" w:cs="Consolas"/>
                <w:color w:val="000000"/>
                <w:kern w:val="0"/>
                <w:sz w:val="16"/>
                <w:szCs w:val="16"/>
              </w:rPr>
              <w:t>) {</w:t>
            </w:r>
          </w:p>
          <w:p w14:paraId="07C830D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3F7F5F"/>
                <w:kern w:val="0"/>
                <w:sz w:val="16"/>
                <w:szCs w:val="16"/>
              </w:rPr>
              <w:t xml:space="preserve">// </w:t>
            </w:r>
            <w:r w:rsidRPr="002139FF">
              <w:rPr>
                <w:rFonts w:ascii="Consolas" w:hAnsi="Consolas" w:cs="Consolas"/>
                <w:b/>
                <w:bCs/>
                <w:color w:val="7F9FBF"/>
                <w:kern w:val="0"/>
                <w:sz w:val="16"/>
                <w:szCs w:val="16"/>
              </w:rPr>
              <w:t>TODO</w:t>
            </w:r>
            <w:r w:rsidRPr="002139FF">
              <w:rPr>
                <w:rFonts w:ascii="Consolas" w:hAnsi="Consolas" w:cs="Consolas"/>
                <w:color w:val="3F7F5F"/>
                <w:kern w:val="0"/>
                <w:sz w:val="16"/>
                <w:szCs w:val="16"/>
              </w:rPr>
              <w:t xml:space="preserve"> Auto-generated method stub</w:t>
            </w:r>
          </w:p>
          <w:p w14:paraId="2605CCD8"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JTextField </w:t>
            </w:r>
            <w:r w:rsidRPr="002139FF">
              <w:rPr>
                <w:rFonts w:ascii="Consolas" w:hAnsi="Consolas" w:cs="Consolas"/>
                <w:color w:val="6A3E3E"/>
                <w:kern w:val="0"/>
                <w:sz w:val="16"/>
                <w:szCs w:val="16"/>
              </w:rPr>
              <w:t>customWidth</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JTextField(5);</w:t>
            </w:r>
          </w:p>
          <w:p w14:paraId="47904B2B"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JTextField </w:t>
            </w:r>
            <w:r w:rsidRPr="002139FF">
              <w:rPr>
                <w:rFonts w:ascii="Consolas" w:hAnsi="Consolas" w:cs="Consolas"/>
                <w:color w:val="6A3E3E"/>
                <w:kern w:val="0"/>
                <w:sz w:val="16"/>
                <w:szCs w:val="16"/>
              </w:rPr>
              <w:t>customHeight</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JTextField(5);</w:t>
            </w:r>
          </w:p>
          <w:p w14:paraId="05A07C2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JTextField </w:t>
            </w:r>
            <w:r w:rsidRPr="002139FF">
              <w:rPr>
                <w:rFonts w:ascii="Consolas" w:hAnsi="Consolas" w:cs="Consolas"/>
                <w:color w:val="6A3E3E"/>
                <w:kern w:val="0"/>
                <w:sz w:val="16"/>
                <w:szCs w:val="16"/>
              </w:rPr>
              <w:t>customMinesNum</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JTextField(5);</w:t>
            </w:r>
          </w:p>
          <w:p w14:paraId="78C79B3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p>
          <w:p w14:paraId="1C9B6068"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JPanel </w:t>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JPanel();</w:t>
            </w:r>
          </w:p>
          <w:p w14:paraId="0FCE495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JLabel(</w:t>
            </w:r>
            <w:r w:rsidRPr="002139FF">
              <w:rPr>
                <w:rFonts w:ascii="Consolas" w:hAnsi="Consolas" w:cs="Consolas"/>
                <w:color w:val="2A00FF"/>
                <w:kern w:val="0"/>
                <w:sz w:val="16"/>
                <w:szCs w:val="16"/>
              </w:rPr>
              <w:t>"W"</w:t>
            </w:r>
            <w:r w:rsidRPr="002139FF">
              <w:rPr>
                <w:rFonts w:ascii="Consolas" w:hAnsi="Consolas" w:cs="Consolas"/>
                <w:color w:val="000000"/>
                <w:kern w:val="0"/>
                <w:sz w:val="16"/>
                <w:szCs w:val="16"/>
              </w:rPr>
              <w:t>));</w:t>
            </w:r>
          </w:p>
          <w:p w14:paraId="77DFE34B"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color w:val="6A3E3E"/>
                <w:kern w:val="0"/>
                <w:sz w:val="16"/>
                <w:szCs w:val="16"/>
              </w:rPr>
              <w:t>customWidth</w:t>
            </w:r>
            <w:r w:rsidRPr="002139FF">
              <w:rPr>
                <w:rFonts w:ascii="Consolas" w:hAnsi="Consolas" w:cs="Consolas"/>
                <w:color w:val="000000"/>
                <w:kern w:val="0"/>
                <w:sz w:val="16"/>
                <w:szCs w:val="16"/>
              </w:rPr>
              <w:t>);</w:t>
            </w:r>
          </w:p>
          <w:p w14:paraId="631FB4E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JLabel(</w:t>
            </w:r>
            <w:r w:rsidRPr="002139FF">
              <w:rPr>
                <w:rFonts w:ascii="Consolas" w:hAnsi="Consolas" w:cs="Consolas"/>
                <w:color w:val="2A00FF"/>
                <w:kern w:val="0"/>
                <w:sz w:val="16"/>
                <w:szCs w:val="16"/>
              </w:rPr>
              <w:t>"H"</w:t>
            </w:r>
            <w:r w:rsidRPr="002139FF">
              <w:rPr>
                <w:rFonts w:ascii="Consolas" w:hAnsi="Consolas" w:cs="Consolas"/>
                <w:color w:val="000000"/>
                <w:kern w:val="0"/>
                <w:sz w:val="16"/>
                <w:szCs w:val="16"/>
              </w:rPr>
              <w:t>));</w:t>
            </w:r>
          </w:p>
          <w:p w14:paraId="526BB0BF"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color w:val="6A3E3E"/>
                <w:kern w:val="0"/>
                <w:sz w:val="16"/>
                <w:szCs w:val="16"/>
              </w:rPr>
              <w:t>customHeight</w:t>
            </w:r>
            <w:r w:rsidRPr="002139FF">
              <w:rPr>
                <w:rFonts w:ascii="Consolas" w:hAnsi="Consolas" w:cs="Consolas"/>
                <w:color w:val="000000"/>
                <w:kern w:val="0"/>
                <w:sz w:val="16"/>
                <w:szCs w:val="16"/>
              </w:rPr>
              <w:t>);</w:t>
            </w:r>
          </w:p>
          <w:p w14:paraId="08687D6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JLabel(</w:t>
            </w:r>
            <w:r w:rsidRPr="002139FF">
              <w:rPr>
                <w:rFonts w:ascii="Consolas" w:hAnsi="Consolas" w:cs="Consolas"/>
                <w:color w:val="2A00FF"/>
                <w:kern w:val="0"/>
                <w:sz w:val="16"/>
                <w:szCs w:val="16"/>
              </w:rPr>
              <w:t>"M"</w:t>
            </w:r>
            <w:r w:rsidRPr="002139FF">
              <w:rPr>
                <w:rFonts w:ascii="Consolas" w:hAnsi="Consolas" w:cs="Consolas"/>
                <w:color w:val="000000"/>
                <w:kern w:val="0"/>
                <w:sz w:val="16"/>
                <w:szCs w:val="16"/>
              </w:rPr>
              <w:t>));</w:t>
            </w:r>
          </w:p>
          <w:p w14:paraId="2B9EE4F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.add(</w:t>
            </w:r>
            <w:r w:rsidRPr="002139FF">
              <w:rPr>
                <w:rFonts w:ascii="Consolas" w:hAnsi="Consolas" w:cs="Consolas"/>
                <w:color w:val="6A3E3E"/>
                <w:kern w:val="0"/>
                <w:sz w:val="16"/>
                <w:szCs w:val="16"/>
              </w:rPr>
              <w:t>customMinesNum</w:t>
            </w:r>
            <w:r w:rsidRPr="002139FF">
              <w:rPr>
                <w:rFonts w:ascii="Consolas" w:hAnsi="Consolas" w:cs="Consolas"/>
                <w:color w:val="000000"/>
                <w:kern w:val="0"/>
                <w:sz w:val="16"/>
                <w:szCs w:val="16"/>
              </w:rPr>
              <w:t>);</w:t>
            </w:r>
          </w:p>
          <w:p w14:paraId="09C24201"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p>
          <w:p w14:paraId="7C6AE046"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result</w:t>
            </w:r>
            <w:r w:rsidRPr="002139FF">
              <w:rPr>
                <w:rFonts w:ascii="Consolas" w:hAnsi="Consolas" w:cs="Consolas"/>
                <w:color w:val="000000"/>
                <w:kern w:val="0"/>
                <w:sz w:val="16"/>
                <w:szCs w:val="16"/>
              </w:rPr>
              <w:t xml:space="preserve"> = JOptionPane.</w:t>
            </w:r>
            <w:r w:rsidRPr="002139FF">
              <w:rPr>
                <w:rFonts w:ascii="Consolas" w:hAnsi="Consolas" w:cs="Consolas"/>
                <w:i/>
                <w:iCs/>
                <w:color w:val="000000"/>
                <w:kern w:val="0"/>
                <w:sz w:val="16"/>
                <w:szCs w:val="16"/>
              </w:rPr>
              <w:t>showConfirmDialog</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customPanel</w:t>
            </w:r>
            <w:r w:rsidRPr="002139FF">
              <w:rPr>
                <w:rFonts w:ascii="Consolas" w:hAnsi="Consolas" w:cs="Consolas"/>
                <w:color w:val="000000"/>
                <w:kern w:val="0"/>
                <w:sz w:val="16"/>
                <w:szCs w:val="16"/>
              </w:rPr>
              <w:t>,</w:t>
            </w:r>
            <w:r w:rsidRPr="002139FF">
              <w:rPr>
                <w:rFonts w:ascii="Consolas" w:hAnsi="Consolas" w:cs="Consolas"/>
                <w:color w:val="2A00FF"/>
                <w:kern w:val="0"/>
                <w:sz w:val="16"/>
                <w:szCs w:val="16"/>
              </w:rPr>
              <w:t>"Please Enter details"</w:t>
            </w:r>
            <w:r w:rsidRPr="002139FF">
              <w:rPr>
                <w:rFonts w:ascii="Consolas" w:hAnsi="Consolas" w:cs="Consolas"/>
                <w:color w:val="000000"/>
                <w:kern w:val="0"/>
                <w:sz w:val="16"/>
                <w:szCs w:val="16"/>
              </w:rPr>
              <w:t>, JOptionPane.</w:t>
            </w:r>
            <w:r w:rsidRPr="002139FF">
              <w:rPr>
                <w:rFonts w:ascii="Consolas" w:hAnsi="Consolas" w:cs="Consolas"/>
                <w:b/>
                <w:bCs/>
                <w:i/>
                <w:iCs/>
                <w:color w:val="0000C0"/>
                <w:kern w:val="0"/>
                <w:sz w:val="16"/>
                <w:szCs w:val="16"/>
              </w:rPr>
              <w:t>OK_CANCEL_OPTION</w:t>
            </w:r>
            <w:r w:rsidRPr="002139FF">
              <w:rPr>
                <w:rFonts w:ascii="Consolas" w:hAnsi="Consolas" w:cs="Consolas"/>
                <w:color w:val="000000"/>
                <w:kern w:val="0"/>
                <w:sz w:val="16"/>
                <w:szCs w:val="16"/>
              </w:rPr>
              <w:t>);</w:t>
            </w:r>
          </w:p>
          <w:p w14:paraId="2B2ADB50"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result</w:t>
            </w:r>
            <w:r w:rsidRPr="002139FF">
              <w:rPr>
                <w:rFonts w:ascii="Consolas" w:hAnsi="Consolas" w:cs="Consolas"/>
                <w:color w:val="000000"/>
                <w:kern w:val="0"/>
                <w:sz w:val="16"/>
                <w:szCs w:val="16"/>
              </w:rPr>
              <w:t xml:space="preserve"> == JOptionPane.</w:t>
            </w:r>
            <w:r w:rsidRPr="002139FF">
              <w:rPr>
                <w:rFonts w:ascii="Consolas" w:hAnsi="Consolas" w:cs="Consolas"/>
                <w:b/>
                <w:bCs/>
                <w:i/>
                <w:iCs/>
                <w:color w:val="0000C0"/>
                <w:kern w:val="0"/>
                <w:sz w:val="16"/>
                <w:szCs w:val="16"/>
              </w:rPr>
              <w:t>OK_OPTION</w:t>
            </w:r>
            <w:r w:rsidRPr="002139FF">
              <w:rPr>
                <w:rFonts w:ascii="Consolas" w:hAnsi="Consolas" w:cs="Consolas"/>
                <w:color w:val="000000"/>
                <w:kern w:val="0"/>
                <w:sz w:val="16"/>
                <w:szCs w:val="16"/>
              </w:rPr>
              <w:t>) {</w:t>
            </w:r>
          </w:p>
          <w:p w14:paraId="262C4589"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GameWindow </w:t>
            </w:r>
            <w:r w:rsidRPr="002139FF">
              <w:rPr>
                <w:rFonts w:ascii="Consolas" w:hAnsi="Consolas" w:cs="Consolas"/>
                <w:color w:val="6A3E3E"/>
                <w:kern w:val="0"/>
                <w:sz w:val="16"/>
                <w:szCs w:val="16"/>
              </w:rPr>
              <w:t>gameWindow</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GameWindow(</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Minefield(Integer.</w:t>
            </w:r>
            <w:r w:rsidRPr="002139FF">
              <w:rPr>
                <w:rFonts w:ascii="Consolas" w:hAnsi="Consolas" w:cs="Consolas"/>
                <w:i/>
                <w:iCs/>
                <w:color w:val="000000"/>
                <w:kern w:val="0"/>
                <w:sz w:val="16"/>
                <w:szCs w:val="16"/>
              </w:rPr>
              <w:t>parseInt</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customWidth</w:t>
            </w:r>
            <w:r w:rsidRPr="002139FF">
              <w:rPr>
                <w:rFonts w:ascii="Consolas" w:hAnsi="Consolas" w:cs="Consolas"/>
                <w:color w:val="000000"/>
                <w:kern w:val="0"/>
                <w:sz w:val="16"/>
                <w:szCs w:val="16"/>
              </w:rPr>
              <w:t>.getText()),Integer.</w:t>
            </w:r>
            <w:r w:rsidRPr="002139FF">
              <w:rPr>
                <w:rFonts w:ascii="Consolas" w:hAnsi="Consolas" w:cs="Consolas"/>
                <w:i/>
                <w:iCs/>
                <w:color w:val="000000"/>
                <w:kern w:val="0"/>
                <w:sz w:val="16"/>
                <w:szCs w:val="16"/>
              </w:rPr>
              <w:t>parseInt</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customHeight</w:t>
            </w:r>
            <w:r w:rsidRPr="002139FF">
              <w:rPr>
                <w:rFonts w:ascii="Consolas" w:hAnsi="Consolas" w:cs="Consolas"/>
                <w:color w:val="000000"/>
                <w:kern w:val="0"/>
                <w:sz w:val="16"/>
                <w:szCs w:val="16"/>
              </w:rPr>
              <w:t>.getText()),Integer.</w:t>
            </w:r>
            <w:r w:rsidRPr="002139FF">
              <w:rPr>
                <w:rFonts w:ascii="Consolas" w:hAnsi="Consolas" w:cs="Consolas"/>
                <w:i/>
                <w:iCs/>
                <w:color w:val="000000"/>
                <w:kern w:val="0"/>
                <w:sz w:val="16"/>
                <w:szCs w:val="16"/>
              </w:rPr>
              <w:t>parseInt</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customMinesNum</w:t>
            </w:r>
            <w:r w:rsidRPr="002139FF">
              <w:rPr>
                <w:rFonts w:ascii="Consolas" w:hAnsi="Consolas" w:cs="Consolas"/>
                <w:color w:val="000000"/>
                <w:kern w:val="0"/>
                <w:sz w:val="16"/>
                <w:szCs w:val="16"/>
              </w:rPr>
              <w:t>.getText())));</w:t>
            </w:r>
          </w:p>
          <w:p w14:paraId="0B745876"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gameWindow</w:t>
            </w:r>
            <w:r w:rsidRPr="002139FF">
              <w:rPr>
                <w:rFonts w:ascii="Consolas" w:hAnsi="Consolas" w:cs="Consolas"/>
                <w:color w:val="000000"/>
                <w:kern w:val="0"/>
                <w:sz w:val="16"/>
                <w:szCs w:val="16"/>
              </w:rPr>
              <w:t>.setVisible(</w:t>
            </w:r>
            <w:r w:rsidRPr="002139FF">
              <w:rPr>
                <w:rFonts w:ascii="Consolas" w:hAnsi="Consolas" w:cs="Consolas"/>
                <w:b/>
                <w:bCs/>
                <w:color w:val="7F0055"/>
                <w:kern w:val="0"/>
                <w:sz w:val="16"/>
                <w:szCs w:val="16"/>
              </w:rPr>
              <w:t>true</w:t>
            </w:r>
            <w:r w:rsidRPr="002139FF">
              <w:rPr>
                <w:rFonts w:ascii="Consolas" w:hAnsi="Consolas" w:cs="Consolas"/>
                <w:color w:val="000000"/>
                <w:kern w:val="0"/>
                <w:sz w:val="16"/>
                <w:szCs w:val="16"/>
              </w:rPr>
              <w:t>);</w:t>
            </w:r>
          </w:p>
          <w:p w14:paraId="0972697B"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68B53566" w14:textId="05455985" w:rsidR="00735677" w:rsidRPr="002139FF" w:rsidRDefault="00735677" w:rsidP="00735677">
            <w:pPr>
              <w:widowControl/>
              <w:wordWrap/>
              <w:autoSpaceDE/>
              <w:autoSpaceDN/>
              <w:jc w:val="left"/>
              <w:rPr>
                <w:rFonts w:asciiTheme="majorEastAsia" w:eastAsiaTheme="majorEastAsia" w:hAnsiTheme="majorEastAsia"/>
                <w:color w:val="000000" w:themeColor="text1"/>
                <w:sz w:val="16"/>
                <w:szCs w:val="16"/>
              </w:rPr>
            </w:pPr>
            <w:r w:rsidRPr="002139FF">
              <w:rPr>
                <w:rFonts w:ascii="Consolas" w:hAnsi="Consolas" w:cs="Consolas"/>
                <w:color w:val="000000"/>
                <w:kern w:val="0"/>
                <w:sz w:val="16"/>
                <w:szCs w:val="16"/>
              </w:rPr>
              <w:tab/>
              <w:t>}</w:t>
            </w:r>
          </w:p>
        </w:tc>
      </w:tr>
    </w:tbl>
    <w:p w14:paraId="5621B403" w14:textId="77777777" w:rsidR="00735677" w:rsidRDefault="00735677" w:rsidP="00404B3F">
      <w:pPr>
        <w:widowControl/>
        <w:pBdr>
          <w:top w:val="nil"/>
          <w:left w:val="nil"/>
          <w:bottom w:val="nil"/>
          <w:right w:val="nil"/>
          <w:between w:val="nil"/>
        </w:pBdr>
        <w:wordWrap/>
        <w:autoSpaceDE/>
        <w:autoSpaceDN/>
        <w:jc w:val="left"/>
        <w:rPr>
          <w:rFonts w:asciiTheme="majorEastAsia" w:eastAsiaTheme="majorEastAsia" w:hAnsiTheme="majorEastAsia"/>
          <w:color w:val="000000" w:themeColor="text1"/>
          <w:szCs w:val="20"/>
        </w:rPr>
      </w:pPr>
    </w:p>
    <w:p w14:paraId="6014196C" w14:textId="60AC41B7" w:rsidR="00F30CF2" w:rsidRPr="007D21E4" w:rsidRDefault="00F30CF2" w:rsidP="00E27769">
      <w:pPr>
        <w:pStyle w:val="3"/>
        <w:ind w:left="480" w:hanging="480"/>
      </w:pPr>
      <w:bookmarkStart w:id="65" w:name="_Toc26783806"/>
      <w:r w:rsidRPr="007D21E4">
        <w:t>효과음 추가</w:t>
      </w:r>
      <w:bookmarkEnd w:id="65"/>
    </w:p>
    <w:p w14:paraId="7E203778" w14:textId="77777777" w:rsidR="00BB5B31" w:rsidRPr="003A04E0" w:rsidRDefault="00BB5B31" w:rsidP="00BB5B31">
      <w:pPr>
        <w:pBdr>
          <w:top w:val="nil"/>
          <w:left w:val="nil"/>
          <w:bottom w:val="nil"/>
          <w:right w:val="nil"/>
          <w:between w:val="nil"/>
        </w:pBdr>
        <w:rPr>
          <w:rFonts w:asciiTheme="majorEastAsia" w:eastAsiaTheme="majorEastAsia" w:hAnsiTheme="majorEastAsia"/>
          <w:sz w:val="26"/>
          <w:szCs w:val="26"/>
          <w:rPrChange w:id="66" w:author="김 현수" w:date="2019-10-18T23:35:00Z">
            <w:rPr>
              <w:sz w:val="26"/>
              <w:szCs w:val="26"/>
            </w:rPr>
          </w:rPrChange>
        </w:rPr>
      </w:pPr>
      <w:r w:rsidRPr="003A04E0">
        <w:rPr>
          <w:rFonts w:asciiTheme="majorEastAsia" w:eastAsiaTheme="majorEastAsia" w:hAnsiTheme="majorEastAsia"/>
          <w:sz w:val="26"/>
          <w:szCs w:val="26"/>
          <w:rPrChange w:id="67" w:author="김 현수" w:date="2019-10-18T23:35:00Z">
            <w:rPr>
              <w:sz w:val="26"/>
              <w:szCs w:val="26"/>
            </w:rPr>
          </w:rPrChange>
        </w:rPr>
        <w:t>- 개선 설명</w:t>
      </w:r>
    </w:p>
    <w:p w14:paraId="34FD04BC" w14:textId="49769A3F" w:rsidR="00BB5B31" w:rsidRDefault="00BB5B31" w:rsidP="00BB5B31">
      <w:pPr>
        <w:widowControl/>
        <w:numPr>
          <w:ilvl w:val="0"/>
          <w:numId w:val="6"/>
        </w:numPr>
        <w:pBdr>
          <w:top w:val="nil"/>
          <w:left w:val="nil"/>
          <w:bottom w:val="nil"/>
          <w:right w:val="nil"/>
          <w:between w:val="nil"/>
        </w:pBdr>
        <w:wordWrap/>
        <w:autoSpaceDE/>
        <w:autoSpaceDN/>
        <w:jc w:val="left"/>
        <w:rPr>
          <w:rFonts w:asciiTheme="majorEastAsia" w:eastAsiaTheme="majorEastAsia" w:hAnsiTheme="majorEastAsia"/>
          <w:szCs w:val="20"/>
        </w:rPr>
      </w:pPr>
      <w:r w:rsidRPr="003A04E0">
        <w:rPr>
          <w:rFonts w:asciiTheme="majorEastAsia" w:eastAsiaTheme="majorEastAsia" w:hAnsiTheme="majorEastAsia"/>
          <w:szCs w:val="20"/>
          <w:rPrChange w:id="68" w:author="김 현수" w:date="2019-10-18T23:35:00Z">
            <w:rPr>
              <w:szCs w:val="20"/>
            </w:rPr>
          </w:rPrChange>
        </w:rPr>
        <w:t>AudioInputStream으로 .wav파일을 읽는다.</w:t>
      </w:r>
    </w:p>
    <w:p w14:paraId="660831DC" w14:textId="6955B917" w:rsidR="006C56FA" w:rsidRPr="003A04E0" w:rsidRDefault="006C56FA" w:rsidP="00DF4C79">
      <w:pPr>
        <w:widowControl/>
        <w:numPr>
          <w:ilvl w:val="1"/>
          <w:numId w:val="6"/>
        </w:numPr>
        <w:pBdr>
          <w:top w:val="nil"/>
          <w:left w:val="nil"/>
          <w:bottom w:val="nil"/>
          <w:right w:val="nil"/>
          <w:between w:val="nil"/>
        </w:pBdr>
        <w:wordWrap/>
        <w:autoSpaceDE/>
        <w:autoSpaceDN/>
        <w:jc w:val="left"/>
        <w:rPr>
          <w:rFonts w:asciiTheme="majorEastAsia" w:eastAsiaTheme="majorEastAsia" w:hAnsiTheme="majorEastAsia"/>
          <w:szCs w:val="20"/>
          <w:rPrChange w:id="69" w:author="김 현수" w:date="2019-10-18T23:35:00Z">
            <w:rPr>
              <w:szCs w:val="20"/>
            </w:rPr>
          </w:rPrChange>
        </w:rPr>
      </w:pPr>
      <w:r>
        <w:rPr>
          <w:rFonts w:asciiTheme="majorEastAsia" w:eastAsiaTheme="majorEastAsia" w:hAnsiTheme="majorEastAsia" w:hint="eastAsia"/>
          <w:szCs w:val="20"/>
        </w:rPr>
        <w:t>받는 경로</w:t>
      </w:r>
      <w:r w:rsidR="00DF4C79">
        <w:rPr>
          <w:rFonts w:asciiTheme="majorEastAsia" w:eastAsiaTheme="majorEastAsia" w:hAnsiTheme="majorEastAsia" w:hint="eastAsia"/>
          <w:szCs w:val="20"/>
        </w:rPr>
        <w:t>를 절대 경로로 지정할 시 저장위치가 지정된 것이 아니기 때문에 사용자마다 음원의 위치가 달라진다.</w:t>
      </w:r>
      <w:r w:rsidR="00DF4C79">
        <w:rPr>
          <w:rFonts w:asciiTheme="majorEastAsia" w:eastAsiaTheme="majorEastAsia" w:hAnsiTheme="majorEastAsia"/>
          <w:szCs w:val="20"/>
        </w:rPr>
        <w:t xml:space="preserve"> </w:t>
      </w:r>
      <w:r w:rsidR="00DF4C79">
        <w:rPr>
          <w:rFonts w:asciiTheme="majorEastAsia" w:eastAsiaTheme="majorEastAsia" w:hAnsiTheme="majorEastAsia" w:hint="eastAsia"/>
          <w:szCs w:val="20"/>
        </w:rPr>
        <w:t>그래서 상대 경로로 지정을 해 어떤 경로에</w:t>
      </w:r>
      <w:r w:rsidR="00DF4C79">
        <w:rPr>
          <w:rFonts w:asciiTheme="majorEastAsia" w:eastAsiaTheme="majorEastAsia" w:hAnsiTheme="majorEastAsia"/>
          <w:szCs w:val="20"/>
        </w:rPr>
        <w:t xml:space="preserve"> </w:t>
      </w:r>
      <w:r w:rsidR="00DF4C79">
        <w:rPr>
          <w:rFonts w:asciiTheme="majorEastAsia" w:eastAsiaTheme="majorEastAsia" w:hAnsiTheme="majorEastAsia" w:hint="eastAsia"/>
          <w:szCs w:val="20"/>
        </w:rPr>
        <w:t>다운받았든지 똑같이 접근할 수 있도록 했다.</w:t>
      </w:r>
    </w:p>
    <w:p w14:paraId="69AB69CD" w14:textId="1865F2D1" w:rsidR="00BB5B31" w:rsidRDefault="00BB5B31" w:rsidP="00BB5B31">
      <w:pPr>
        <w:widowControl/>
        <w:numPr>
          <w:ilvl w:val="0"/>
          <w:numId w:val="6"/>
        </w:numPr>
        <w:pBdr>
          <w:top w:val="nil"/>
          <w:left w:val="nil"/>
          <w:bottom w:val="nil"/>
          <w:right w:val="nil"/>
          <w:between w:val="nil"/>
        </w:pBdr>
        <w:wordWrap/>
        <w:autoSpaceDE/>
        <w:autoSpaceDN/>
        <w:jc w:val="left"/>
        <w:rPr>
          <w:rFonts w:asciiTheme="majorEastAsia" w:eastAsiaTheme="majorEastAsia" w:hAnsiTheme="majorEastAsia"/>
          <w:szCs w:val="20"/>
        </w:rPr>
      </w:pPr>
      <w:r w:rsidRPr="003A04E0">
        <w:rPr>
          <w:rFonts w:asciiTheme="majorEastAsia" w:eastAsiaTheme="majorEastAsia" w:hAnsiTheme="majorEastAsia"/>
          <w:szCs w:val="20"/>
          <w:rPrChange w:id="70" w:author="김 현수" w:date="2019-10-18T23:35:00Z">
            <w:rPr>
              <w:szCs w:val="20"/>
            </w:rPr>
          </w:rPrChange>
        </w:rPr>
        <w:t>Clip을 이용하여 효과음을 재생한다.</w:t>
      </w:r>
    </w:p>
    <w:p w14:paraId="7006BE94" w14:textId="0F5B622A" w:rsidR="00BB5B31" w:rsidRDefault="00BB5B31" w:rsidP="00BB5B31">
      <w:pPr>
        <w:pBdr>
          <w:top w:val="nil"/>
          <w:left w:val="nil"/>
          <w:bottom w:val="nil"/>
          <w:right w:val="nil"/>
          <w:between w:val="nil"/>
        </w:pBdr>
        <w:rPr>
          <w:rFonts w:asciiTheme="majorEastAsia" w:eastAsiaTheme="majorEastAsia" w:hAnsiTheme="majorEastAsia"/>
          <w:sz w:val="26"/>
          <w:szCs w:val="26"/>
        </w:rPr>
      </w:pPr>
      <w:r w:rsidRPr="003A04E0">
        <w:rPr>
          <w:rFonts w:asciiTheme="majorEastAsia" w:eastAsiaTheme="majorEastAsia" w:hAnsiTheme="majorEastAsia"/>
          <w:sz w:val="26"/>
          <w:szCs w:val="26"/>
          <w:rPrChange w:id="71" w:author="김 현수" w:date="2019-10-18T23:35:00Z">
            <w:rPr>
              <w:sz w:val="26"/>
              <w:szCs w:val="26"/>
            </w:rPr>
          </w:rPrChange>
        </w:rPr>
        <w:lastRenderedPageBreak/>
        <w:t>- 코드</w:t>
      </w:r>
    </w:p>
    <w:tbl>
      <w:tblPr>
        <w:tblStyle w:val="a9"/>
        <w:tblW w:w="0" w:type="auto"/>
        <w:tblLook w:val="04A0" w:firstRow="1" w:lastRow="0" w:firstColumn="1" w:lastColumn="0" w:noHBand="0" w:noVBand="1"/>
      </w:tblPr>
      <w:tblGrid>
        <w:gridCol w:w="9016"/>
      </w:tblGrid>
      <w:tr w:rsidR="00735677" w:rsidRPr="002139FF" w14:paraId="206A6B7D" w14:textId="77777777" w:rsidTr="00735677">
        <w:tc>
          <w:tcPr>
            <w:tcW w:w="9016" w:type="dxa"/>
          </w:tcPr>
          <w:p w14:paraId="396A4AB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class</w:t>
            </w:r>
            <w:r w:rsidRPr="002139FF">
              <w:rPr>
                <w:rFonts w:ascii="Consolas" w:hAnsi="Consolas" w:cs="Consolas"/>
                <w:color w:val="000000"/>
                <w:kern w:val="0"/>
                <w:sz w:val="16"/>
                <w:szCs w:val="16"/>
              </w:rPr>
              <w:t xml:space="preserve"> SoundEffect {</w:t>
            </w:r>
          </w:p>
          <w:p w14:paraId="3DC2329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private</w:t>
            </w:r>
            <w:r w:rsidRPr="002139FF">
              <w:rPr>
                <w:rFonts w:ascii="Consolas" w:hAnsi="Consolas" w:cs="Consolas"/>
                <w:color w:val="000000"/>
                <w:kern w:val="0"/>
                <w:sz w:val="16"/>
                <w:szCs w:val="16"/>
              </w:rPr>
              <w:t xml:space="preserve"> Clip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w:t>
            </w:r>
          </w:p>
          <w:p w14:paraId="5E1C97D6"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09F9CEA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SoundEffect(String </w:t>
            </w:r>
            <w:r w:rsidRPr="002139FF">
              <w:rPr>
                <w:rFonts w:ascii="Consolas" w:hAnsi="Consolas" w:cs="Consolas"/>
                <w:color w:val="6A3E3E"/>
                <w:kern w:val="0"/>
                <w:sz w:val="16"/>
                <w:szCs w:val="16"/>
              </w:rPr>
              <w:t>file</w:t>
            </w:r>
            <w:r w:rsidRPr="002139FF">
              <w:rPr>
                <w:rFonts w:ascii="Consolas" w:hAnsi="Consolas" w:cs="Consolas"/>
                <w:color w:val="000000"/>
                <w:kern w:val="0"/>
                <w:sz w:val="16"/>
                <w:szCs w:val="16"/>
              </w:rPr>
              <w:t xml:space="preserve">) </w:t>
            </w:r>
          </w:p>
          <w:p w14:paraId="4F7A85D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2A6D250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38335A69"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00"/>
                <w:kern w:val="0"/>
                <w:sz w:val="16"/>
                <w:szCs w:val="16"/>
              </w:rPr>
              <w:tab/>
              <w:t xml:space="preserve">  File </w:t>
            </w:r>
            <w:r w:rsidRPr="002139FF">
              <w:rPr>
                <w:rFonts w:ascii="Consolas" w:hAnsi="Consolas" w:cs="Consolas"/>
                <w:color w:val="6A3E3E"/>
                <w:kern w:val="0"/>
                <w:sz w:val="16"/>
                <w:szCs w:val="16"/>
              </w:rPr>
              <w:t>base</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File(</w:t>
            </w:r>
            <w:r w:rsidRPr="002139FF">
              <w:rPr>
                <w:rFonts w:ascii="Consolas" w:hAnsi="Consolas" w:cs="Consolas"/>
                <w:color w:val="6A3E3E"/>
                <w:kern w:val="0"/>
                <w:sz w:val="16"/>
                <w:szCs w:val="16"/>
              </w:rPr>
              <w:t>file</w:t>
            </w:r>
            <w:r w:rsidRPr="002139FF">
              <w:rPr>
                <w:rFonts w:ascii="Consolas" w:hAnsi="Consolas" w:cs="Consolas"/>
                <w:color w:val="000000"/>
                <w:kern w:val="0"/>
                <w:sz w:val="16"/>
                <w:szCs w:val="16"/>
              </w:rPr>
              <w:t>);</w:t>
            </w:r>
          </w:p>
          <w:p w14:paraId="25203D32"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String </w:t>
            </w:r>
            <w:r w:rsidRPr="002139FF">
              <w:rPr>
                <w:rFonts w:ascii="Consolas" w:hAnsi="Consolas" w:cs="Consolas"/>
                <w:color w:val="6A3E3E"/>
                <w:kern w:val="0"/>
                <w:sz w:val="16"/>
                <w:szCs w:val="16"/>
              </w:rPr>
              <w:t>basePath</w:t>
            </w:r>
            <w:r w:rsidRPr="002139FF">
              <w:rPr>
                <w:rFonts w:ascii="Consolas" w:hAnsi="Consolas" w:cs="Consolas"/>
                <w:color w:val="000000"/>
                <w:kern w:val="0"/>
                <w:sz w:val="16"/>
                <w:szCs w:val="16"/>
              </w:rPr>
              <w:t xml:space="preserve"> = </w:t>
            </w:r>
            <w:r w:rsidRPr="002139FF">
              <w:rPr>
                <w:rFonts w:ascii="Consolas" w:hAnsi="Consolas" w:cs="Consolas"/>
                <w:color w:val="6A3E3E"/>
                <w:kern w:val="0"/>
                <w:sz w:val="16"/>
                <w:szCs w:val="16"/>
              </w:rPr>
              <w:t>base</w:t>
            </w:r>
            <w:r w:rsidRPr="002139FF">
              <w:rPr>
                <w:rFonts w:ascii="Consolas" w:hAnsi="Consolas" w:cs="Consolas"/>
                <w:color w:val="000000"/>
                <w:kern w:val="0"/>
                <w:sz w:val="16"/>
                <w:szCs w:val="16"/>
              </w:rPr>
              <w:t>.getAbsolutePath();</w:t>
            </w:r>
          </w:p>
          <w:p w14:paraId="60D872D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File </w:t>
            </w:r>
            <w:r w:rsidRPr="002139FF">
              <w:rPr>
                <w:rFonts w:ascii="Consolas" w:hAnsi="Consolas" w:cs="Consolas"/>
                <w:color w:val="6A3E3E"/>
                <w:kern w:val="0"/>
                <w:sz w:val="16"/>
                <w:szCs w:val="16"/>
              </w:rPr>
              <w:t>audio</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File(</w:t>
            </w:r>
            <w:r w:rsidRPr="002139FF">
              <w:rPr>
                <w:rFonts w:ascii="Consolas" w:hAnsi="Consolas" w:cs="Consolas"/>
                <w:color w:val="6A3E3E"/>
                <w:kern w:val="0"/>
                <w:sz w:val="16"/>
                <w:szCs w:val="16"/>
              </w:rPr>
              <w:t>basePath</w:t>
            </w:r>
            <w:r w:rsidRPr="002139FF">
              <w:rPr>
                <w:rFonts w:ascii="Consolas" w:hAnsi="Consolas" w:cs="Consolas"/>
                <w:color w:val="000000"/>
                <w:kern w:val="0"/>
                <w:sz w:val="16"/>
                <w:szCs w:val="16"/>
              </w:rPr>
              <w:t>);</w:t>
            </w:r>
          </w:p>
          <w:p w14:paraId="6ABA8D7A"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11D2665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AudioInputStream </w:t>
            </w:r>
            <w:r w:rsidRPr="002139FF">
              <w:rPr>
                <w:rFonts w:ascii="Consolas" w:hAnsi="Consolas" w:cs="Consolas"/>
                <w:color w:val="6A3E3E"/>
                <w:kern w:val="0"/>
                <w:sz w:val="16"/>
                <w:szCs w:val="16"/>
              </w:rPr>
              <w:t>ais</w:t>
            </w:r>
            <w:r w:rsidRPr="002139FF">
              <w:rPr>
                <w:rFonts w:ascii="Consolas" w:hAnsi="Consolas" w:cs="Consolas"/>
                <w:color w:val="000000"/>
                <w:kern w:val="0"/>
                <w:sz w:val="16"/>
                <w:szCs w:val="16"/>
              </w:rPr>
              <w:t xml:space="preserve"> = AudioSystem.</w:t>
            </w:r>
            <w:r w:rsidRPr="002139FF">
              <w:rPr>
                <w:rFonts w:ascii="Consolas" w:hAnsi="Consolas" w:cs="Consolas"/>
                <w:i/>
                <w:iCs/>
                <w:color w:val="000000"/>
                <w:kern w:val="0"/>
                <w:sz w:val="16"/>
                <w:szCs w:val="16"/>
              </w:rPr>
              <w:t>getAudioInputStream</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audio</w:t>
            </w:r>
            <w:r w:rsidRPr="002139FF">
              <w:rPr>
                <w:rFonts w:ascii="Consolas" w:hAnsi="Consolas" w:cs="Consolas"/>
                <w:color w:val="000000"/>
                <w:kern w:val="0"/>
                <w:sz w:val="16"/>
                <w:szCs w:val="16"/>
              </w:rPr>
              <w:t>);</w:t>
            </w:r>
          </w:p>
          <w:p w14:paraId="4FAC524C"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 xml:space="preserve"> = AudioSystem.</w:t>
            </w:r>
            <w:r w:rsidRPr="002139FF">
              <w:rPr>
                <w:rFonts w:ascii="Consolas" w:hAnsi="Consolas" w:cs="Consolas"/>
                <w:i/>
                <w:iCs/>
                <w:color w:val="000000"/>
                <w:kern w:val="0"/>
                <w:sz w:val="16"/>
                <w:szCs w:val="16"/>
              </w:rPr>
              <w:t>getClip</w:t>
            </w:r>
            <w:r w:rsidRPr="002139FF">
              <w:rPr>
                <w:rFonts w:ascii="Consolas" w:hAnsi="Consolas" w:cs="Consolas"/>
                <w:color w:val="000000"/>
                <w:kern w:val="0"/>
                <w:sz w:val="16"/>
                <w:szCs w:val="16"/>
              </w:rPr>
              <w:t>();</w:t>
            </w:r>
          </w:p>
          <w:p w14:paraId="20DE06C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.open(</w:t>
            </w:r>
            <w:r w:rsidRPr="002139FF">
              <w:rPr>
                <w:rFonts w:ascii="Consolas" w:hAnsi="Consolas" w:cs="Consolas"/>
                <w:color w:val="6A3E3E"/>
                <w:kern w:val="0"/>
                <w:sz w:val="16"/>
                <w:szCs w:val="16"/>
              </w:rPr>
              <w:t>ais</w:t>
            </w:r>
            <w:r w:rsidRPr="002139FF">
              <w:rPr>
                <w:rFonts w:ascii="Consolas" w:hAnsi="Consolas" w:cs="Consolas"/>
                <w:color w:val="000000"/>
                <w:kern w:val="0"/>
                <w:sz w:val="16"/>
                <w:szCs w:val="16"/>
              </w:rPr>
              <w:t xml:space="preserve">);          </w:t>
            </w:r>
          </w:p>
          <w:p w14:paraId="00B6B99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7CFB9426"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5A6F670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.printStackTrace();</w:t>
            </w:r>
          </w:p>
          <w:p w14:paraId="7ED021E0"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11B0804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3B358E2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109AC1F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startClip() {</w:t>
            </w:r>
          </w:p>
          <w:p w14:paraId="1C0FCDC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 xml:space="preserve">.start();     </w:t>
            </w:r>
          </w:p>
          <w:p w14:paraId="2555920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5ED0B8E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loopStartClip() {</w:t>
            </w:r>
          </w:p>
          <w:p w14:paraId="0851D73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.start();</w:t>
            </w:r>
          </w:p>
          <w:p w14:paraId="46B9873C"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.loop(</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w:t>
            </w:r>
            <w:r w:rsidRPr="002139FF">
              <w:rPr>
                <w:rFonts w:ascii="Consolas" w:hAnsi="Consolas" w:cs="Consolas"/>
                <w:b/>
                <w:bCs/>
                <w:i/>
                <w:iCs/>
                <w:color w:val="0000C0"/>
                <w:kern w:val="0"/>
                <w:sz w:val="16"/>
                <w:szCs w:val="16"/>
                <w:u w:val="single"/>
              </w:rPr>
              <w:t>LOOP_CONTINUOUSLY</w:t>
            </w:r>
            <w:r w:rsidRPr="002139FF">
              <w:rPr>
                <w:rFonts w:ascii="Consolas" w:hAnsi="Consolas" w:cs="Consolas"/>
                <w:color w:val="000000"/>
                <w:kern w:val="0"/>
                <w:sz w:val="16"/>
                <w:szCs w:val="16"/>
              </w:rPr>
              <w:t>);</w:t>
            </w:r>
          </w:p>
          <w:p w14:paraId="5685DC1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685A442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stopClip() {</w:t>
            </w:r>
          </w:p>
          <w:p w14:paraId="69F4D95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0000C0"/>
                <w:kern w:val="0"/>
                <w:sz w:val="16"/>
                <w:szCs w:val="16"/>
              </w:rPr>
              <w:t>clip</w:t>
            </w:r>
            <w:r w:rsidRPr="002139FF">
              <w:rPr>
                <w:rFonts w:ascii="Consolas" w:hAnsi="Consolas" w:cs="Consolas"/>
                <w:color w:val="000000"/>
                <w:kern w:val="0"/>
                <w:sz w:val="16"/>
                <w:szCs w:val="16"/>
              </w:rPr>
              <w:t>.stop();</w:t>
            </w:r>
          </w:p>
          <w:p w14:paraId="7143BF2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4F08B9AB"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p>
          <w:p w14:paraId="6158A2CD" w14:textId="1CC7BD0D" w:rsidR="00735677" w:rsidRPr="002139FF" w:rsidRDefault="00735677" w:rsidP="00735677">
            <w:pPr>
              <w:rPr>
                <w:rFonts w:asciiTheme="majorEastAsia" w:eastAsiaTheme="majorEastAsia" w:hAnsiTheme="majorEastAsia"/>
                <w:sz w:val="16"/>
                <w:szCs w:val="16"/>
              </w:rPr>
            </w:pPr>
            <w:r w:rsidRPr="002139FF">
              <w:rPr>
                <w:rFonts w:ascii="Consolas" w:hAnsi="Consolas" w:cs="Consolas"/>
                <w:color w:val="000000"/>
                <w:kern w:val="0"/>
                <w:sz w:val="16"/>
                <w:szCs w:val="16"/>
              </w:rPr>
              <w:tab/>
              <w:t>}</w:t>
            </w:r>
          </w:p>
        </w:tc>
      </w:tr>
    </w:tbl>
    <w:p w14:paraId="77130392" w14:textId="77777777" w:rsidR="00735677" w:rsidRPr="00BB5B31" w:rsidRDefault="00735677" w:rsidP="00BB5B31">
      <w:pPr>
        <w:pBdr>
          <w:top w:val="nil"/>
          <w:left w:val="nil"/>
          <w:bottom w:val="nil"/>
          <w:right w:val="nil"/>
          <w:between w:val="nil"/>
        </w:pBdr>
        <w:rPr>
          <w:rFonts w:asciiTheme="majorEastAsia" w:eastAsiaTheme="majorEastAsia" w:hAnsiTheme="majorEastAsia"/>
          <w:sz w:val="26"/>
          <w:szCs w:val="26"/>
        </w:rPr>
      </w:pPr>
    </w:p>
    <w:p w14:paraId="4DCA1D30" w14:textId="64762EC6" w:rsidR="00F30CF2" w:rsidRDefault="00F30CF2" w:rsidP="00E27769">
      <w:pPr>
        <w:pStyle w:val="3"/>
        <w:ind w:left="480" w:hanging="480"/>
      </w:pPr>
      <w:bookmarkStart w:id="72" w:name="_Toc26783807"/>
      <w:r w:rsidRPr="007D21E4">
        <w:t>클릭 방법 추가</w:t>
      </w:r>
      <w:bookmarkEnd w:id="72"/>
      <w:r w:rsidRPr="007D21E4">
        <w:tab/>
      </w:r>
    </w:p>
    <w:p w14:paraId="7962B847" w14:textId="77777777" w:rsidR="006C56FA" w:rsidRPr="003A04E0" w:rsidRDefault="006C56FA" w:rsidP="006C56FA">
      <w:pPr>
        <w:rPr>
          <w:rFonts w:asciiTheme="majorEastAsia" w:eastAsiaTheme="majorEastAsia" w:hAnsiTheme="majorEastAsia"/>
          <w:sz w:val="26"/>
          <w:szCs w:val="26"/>
          <w:rPrChange w:id="73" w:author="김 현수" w:date="2019-10-18T23:35:00Z">
            <w:rPr>
              <w:sz w:val="26"/>
              <w:szCs w:val="26"/>
            </w:rPr>
          </w:rPrChange>
        </w:rPr>
      </w:pPr>
      <w:r w:rsidRPr="003A04E0">
        <w:rPr>
          <w:rFonts w:asciiTheme="majorEastAsia" w:eastAsiaTheme="majorEastAsia" w:hAnsiTheme="majorEastAsia"/>
          <w:sz w:val="26"/>
          <w:szCs w:val="26"/>
          <w:rPrChange w:id="74" w:author="김 현수" w:date="2019-10-18T23:35:00Z">
            <w:rPr>
              <w:sz w:val="26"/>
              <w:szCs w:val="26"/>
            </w:rPr>
          </w:rPrChange>
        </w:rPr>
        <w:t>- 개선 설명</w:t>
      </w:r>
    </w:p>
    <w:p w14:paraId="7F0486BE" w14:textId="77777777" w:rsidR="00DF4C79" w:rsidRDefault="006C56FA" w:rsidP="006C56FA">
      <w:pPr>
        <w:widowControl/>
        <w:numPr>
          <w:ilvl w:val="0"/>
          <w:numId w:val="7"/>
        </w:numPr>
        <w:wordWrap/>
        <w:autoSpaceDE/>
        <w:autoSpaceDN/>
        <w:jc w:val="left"/>
        <w:rPr>
          <w:rFonts w:asciiTheme="majorEastAsia" w:eastAsiaTheme="majorEastAsia" w:hAnsiTheme="majorEastAsia"/>
          <w:szCs w:val="20"/>
        </w:rPr>
      </w:pPr>
      <w:r w:rsidRPr="00DF4C79">
        <w:rPr>
          <w:rFonts w:asciiTheme="majorEastAsia" w:eastAsiaTheme="majorEastAsia" w:hAnsiTheme="majorEastAsia"/>
          <w:szCs w:val="20"/>
          <w:rPrChange w:id="75" w:author="김 현수" w:date="2019-10-18T23:35:00Z">
            <w:rPr>
              <w:szCs w:val="20"/>
            </w:rPr>
          </w:rPrChange>
        </w:rPr>
        <w:t>양쪽클릭 리스너를 만든다.</w:t>
      </w:r>
    </w:p>
    <w:p w14:paraId="6B5BCE24" w14:textId="1C6845AD" w:rsidR="006C56FA" w:rsidRPr="00DF4C79" w:rsidRDefault="006C56FA" w:rsidP="006C56FA">
      <w:pPr>
        <w:widowControl/>
        <w:numPr>
          <w:ilvl w:val="0"/>
          <w:numId w:val="7"/>
        </w:numPr>
        <w:wordWrap/>
        <w:autoSpaceDE/>
        <w:autoSpaceDN/>
        <w:jc w:val="left"/>
        <w:rPr>
          <w:rFonts w:asciiTheme="majorEastAsia" w:eastAsiaTheme="majorEastAsia" w:hAnsiTheme="majorEastAsia"/>
          <w:szCs w:val="20"/>
          <w:rPrChange w:id="76" w:author="김 현수" w:date="2019-10-18T23:35:00Z">
            <w:rPr>
              <w:szCs w:val="20"/>
            </w:rPr>
          </w:rPrChange>
        </w:rPr>
      </w:pPr>
      <w:r w:rsidRPr="00DF4C79">
        <w:rPr>
          <w:rFonts w:asciiTheme="majorEastAsia" w:eastAsiaTheme="majorEastAsia" w:hAnsiTheme="majorEastAsia"/>
          <w:szCs w:val="20"/>
          <w:rPrChange w:id="77" w:author="김 현수" w:date="2019-10-18T23:35:00Z">
            <w:rPr>
              <w:szCs w:val="20"/>
            </w:rPr>
          </w:rPrChange>
        </w:rPr>
        <w:t>양쪽클릭</w:t>
      </w:r>
      <w:r w:rsidR="0080765D">
        <w:rPr>
          <w:rFonts w:asciiTheme="majorEastAsia" w:eastAsiaTheme="majorEastAsia" w:hAnsiTheme="majorEastAsia" w:hint="eastAsia"/>
          <w:szCs w:val="20"/>
        </w:rPr>
        <w:t xml:space="preserve"> </w:t>
      </w:r>
      <w:r w:rsidRPr="00DF4C79">
        <w:rPr>
          <w:rFonts w:asciiTheme="majorEastAsia" w:eastAsiaTheme="majorEastAsia" w:hAnsiTheme="majorEastAsia"/>
          <w:szCs w:val="20"/>
          <w:rPrChange w:id="78" w:author="김 현수" w:date="2019-10-18T23:35:00Z">
            <w:rPr>
              <w:szCs w:val="20"/>
            </w:rPr>
          </w:rPrChange>
        </w:rPr>
        <w:t>시 동작하는 메소드를 만든다.</w:t>
      </w:r>
    </w:p>
    <w:p w14:paraId="3F7BFEB2" w14:textId="3BF9BE85" w:rsidR="006C56FA" w:rsidRPr="006C56FA" w:rsidRDefault="006C56FA" w:rsidP="006C56FA">
      <w:pPr>
        <w:widowControl/>
        <w:numPr>
          <w:ilvl w:val="0"/>
          <w:numId w:val="7"/>
        </w:numPr>
        <w:wordWrap/>
        <w:autoSpaceDE/>
        <w:autoSpaceDN/>
        <w:jc w:val="left"/>
        <w:rPr>
          <w:rFonts w:asciiTheme="majorEastAsia" w:eastAsiaTheme="majorEastAsia" w:hAnsiTheme="majorEastAsia"/>
          <w:szCs w:val="20"/>
        </w:rPr>
      </w:pPr>
      <w:r w:rsidRPr="003A04E0">
        <w:rPr>
          <w:rFonts w:asciiTheme="majorEastAsia" w:eastAsiaTheme="majorEastAsia" w:hAnsiTheme="majorEastAsia"/>
          <w:szCs w:val="20"/>
          <w:rPrChange w:id="79" w:author="김 현수" w:date="2019-10-18T23:35:00Z">
            <w:rPr>
              <w:szCs w:val="20"/>
            </w:rPr>
          </w:rPrChange>
        </w:rPr>
        <w:t xml:space="preserve">메소드 조건 : 버튼의 state 값과 주변의 Marked 된 버튼의 개수가 같으면 근처 버튼에 revealGrid메소드를 </w:t>
      </w:r>
      <w:r w:rsidRPr="003A04E0">
        <w:rPr>
          <w:rFonts w:asciiTheme="majorEastAsia" w:eastAsiaTheme="majorEastAsia" w:hAnsiTheme="majorEastAsia" w:hint="eastAsia"/>
          <w:szCs w:val="20"/>
          <w:rPrChange w:id="80" w:author="김 현수" w:date="2019-10-18T23:35:00Z">
            <w:rPr>
              <w:rFonts w:hint="eastAsia"/>
              <w:szCs w:val="20"/>
            </w:rPr>
          </w:rPrChange>
        </w:rPr>
        <w:t>실행</w:t>
      </w:r>
      <w:r w:rsidRPr="003A04E0">
        <w:rPr>
          <w:rFonts w:asciiTheme="majorEastAsia" w:eastAsiaTheme="majorEastAsia" w:hAnsiTheme="majorEastAsia"/>
          <w:szCs w:val="20"/>
          <w:rPrChange w:id="81" w:author="김 현수" w:date="2019-10-18T23:35:00Z">
            <w:rPr>
              <w:szCs w:val="20"/>
            </w:rPr>
          </w:rPrChange>
        </w:rPr>
        <w:t xml:space="preserve">한다. </w:t>
      </w:r>
    </w:p>
    <w:p w14:paraId="37799569" w14:textId="02DF244A" w:rsidR="00BB5B31" w:rsidRPr="003A04E0" w:rsidRDefault="00BB5B31" w:rsidP="00BB5B31">
      <w:pPr>
        <w:rPr>
          <w:rFonts w:asciiTheme="majorEastAsia" w:eastAsiaTheme="majorEastAsia" w:hAnsiTheme="majorEastAsia"/>
          <w:sz w:val="26"/>
          <w:szCs w:val="26"/>
          <w:rPrChange w:id="82" w:author="김 현수" w:date="2019-10-18T23:35:00Z">
            <w:rPr>
              <w:sz w:val="26"/>
              <w:szCs w:val="26"/>
            </w:rPr>
          </w:rPrChange>
        </w:rPr>
      </w:pPr>
      <w:r w:rsidRPr="003A04E0">
        <w:rPr>
          <w:rFonts w:asciiTheme="majorEastAsia" w:eastAsiaTheme="majorEastAsia" w:hAnsiTheme="majorEastAsia"/>
          <w:sz w:val="26"/>
          <w:szCs w:val="26"/>
          <w:rPrChange w:id="83" w:author="김 현수" w:date="2019-10-18T23:35:00Z">
            <w:rPr>
              <w:sz w:val="26"/>
              <w:szCs w:val="26"/>
            </w:rPr>
          </w:rPrChange>
        </w:rPr>
        <w:t xml:space="preserve">- 코드 </w:t>
      </w:r>
    </w:p>
    <w:tbl>
      <w:tblPr>
        <w:tblStyle w:val="a9"/>
        <w:tblW w:w="0" w:type="auto"/>
        <w:tblLook w:val="04A0" w:firstRow="1" w:lastRow="0" w:firstColumn="1" w:lastColumn="0" w:noHBand="0" w:noVBand="1"/>
      </w:tblPr>
      <w:tblGrid>
        <w:gridCol w:w="9016"/>
      </w:tblGrid>
      <w:tr w:rsidR="00735677" w:rsidRPr="002139FF" w14:paraId="300DA8B1" w14:textId="77777777" w:rsidTr="00735677">
        <w:tc>
          <w:tcPr>
            <w:tcW w:w="9016" w:type="dxa"/>
          </w:tcPr>
          <w:p w14:paraId="066177A8"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doubleCliked(</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w:t>
            </w:r>
          </w:p>
          <w:p w14:paraId="643815E3"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sum</w:t>
            </w:r>
            <w:r w:rsidRPr="002139FF">
              <w:rPr>
                <w:rFonts w:ascii="Consolas" w:hAnsi="Consolas" w:cs="Consolas"/>
                <w:color w:val="000000"/>
                <w:kern w:val="0"/>
                <w:sz w:val="16"/>
                <w:szCs w:val="16"/>
              </w:rPr>
              <w:t xml:space="preserve"> = 0;</w:t>
            </w:r>
          </w:p>
          <w:p w14:paraId="56AC8599"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for</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xml:space="preserve"> = Math.</w:t>
            </w:r>
            <w:r w:rsidRPr="002139FF">
              <w:rPr>
                <w:rFonts w:ascii="Consolas" w:hAnsi="Consolas" w:cs="Consolas"/>
                <w:i/>
                <w:iCs/>
                <w:color w:val="000000"/>
                <w:kern w:val="0"/>
                <w:sz w:val="16"/>
                <w:szCs w:val="16"/>
              </w:rPr>
              <w:t>max</w:t>
            </w:r>
            <w:r w:rsidRPr="002139FF">
              <w:rPr>
                <w:rFonts w:ascii="Consolas" w:hAnsi="Consolas" w:cs="Consolas"/>
                <w:color w:val="000000"/>
                <w:kern w:val="0"/>
                <w:sz w:val="16"/>
                <w:szCs w:val="16"/>
              </w:rPr>
              <w:t xml:space="preserve">(0, </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 xml:space="preserve"> - 1);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xml:space="preserve"> &lt; Math.</w:t>
            </w:r>
            <w:r w:rsidRPr="002139FF">
              <w:rPr>
                <w:rFonts w:ascii="Consolas" w:hAnsi="Consolas" w:cs="Consolas"/>
                <w:i/>
                <w:iCs/>
                <w:color w:val="000000"/>
                <w:kern w:val="0"/>
                <w:sz w:val="16"/>
                <w:szCs w:val="16"/>
              </w:rPr>
              <w:t>min</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width</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 xml:space="preserve"> + 2);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w:t>
            </w:r>
          </w:p>
          <w:p w14:paraId="338E1A2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for</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xml:space="preserve"> = Math.</w:t>
            </w:r>
            <w:r w:rsidRPr="002139FF">
              <w:rPr>
                <w:rFonts w:ascii="Consolas" w:hAnsi="Consolas" w:cs="Consolas"/>
                <w:i/>
                <w:iCs/>
                <w:color w:val="000000"/>
                <w:kern w:val="0"/>
                <w:sz w:val="16"/>
                <w:szCs w:val="16"/>
              </w:rPr>
              <w:t>max</w:t>
            </w:r>
            <w:r w:rsidRPr="002139FF">
              <w:rPr>
                <w:rFonts w:ascii="Consolas" w:hAnsi="Consolas" w:cs="Consolas"/>
                <w:color w:val="000000"/>
                <w:kern w:val="0"/>
                <w:sz w:val="16"/>
                <w:szCs w:val="16"/>
              </w:rPr>
              <w:t xml:space="preserve">(0, </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xml:space="preserve"> - 1);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xml:space="preserve"> &lt; Math.</w:t>
            </w:r>
            <w:r w:rsidRPr="002139FF">
              <w:rPr>
                <w:rFonts w:ascii="Consolas" w:hAnsi="Consolas" w:cs="Consolas"/>
                <w:i/>
                <w:iCs/>
                <w:color w:val="000000"/>
                <w:kern w:val="0"/>
                <w:sz w:val="16"/>
                <w:szCs w:val="16"/>
              </w:rPr>
              <w:t>min</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height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xml:space="preserve"> + 2);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w:t>
            </w:r>
          </w:p>
          <w:p w14:paraId="6D8DD5E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states</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 Minefield.</w:t>
            </w:r>
            <w:r w:rsidRPr="002139FF">
              <w:rPr>
                <w:rFonts w:ascii="Consolas" w:hAnsi="Consolas" w:cs="Consolas"/>
                <w:b/>
                <w:bCs/>
                <w:i/>
                <w:iCs/>
                <w:color w:val="0000C0"/>
                <w:kern w:val="0"/>
                <w:sz w:val="16"/>
                <w:szCs w:val="16"/>
              </w:rPr>
              <w:t>MARKED</w:t>
            </w:r>
            <w:r w:rsidRPr="002139FF">
              <w:rPr>
                <w:rFonts w:ascii="Consolas" w:hAnsi="Consolas" w:cs="Consolas"/>
                <w:color w:val="000000"/>
                <w:kern w:val="0"/>
                <w:sz w:val="16"/>
                <w:szCs w:val="16"/>
              </w:rPr>
              <w:t>)</w:t>
            </w:r>
          </w:p>
          <w:p w14:paraId="7554F92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sum</w:t>
            </w:r>
            <w:r w:rsidRPr="002139FF">
              <w:rPr>
                <w:rFonts w:ascii="Consolas" w:hAnsi="Consolas" w:cs="Consolas"/>
                <w:color w:val="000000"/>
                <w:kern w:val="0"/>
                <w:sz w:val="16"/>
                <w:szCs w:val="16"/>
              </w:rPr>
              <w:t>++;</w:t>
            </w:r>
          </w:p>
          <w:p w14:paraId="57E74A5F"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p>
          <w:p w14:paraId="5F1D0C6E"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p>
          <w:p w14:paraId="7872C3B4"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sum</w:t>
            </w:r>
            <w:r w:rsidRPr="002139FF">
              <w:rPr>
                <w:rFonts w:ascii="Consolas" w:hAnsi="Consolas" w:cs="Consolas"/>
                <w:color w:val="000000"/>
                <w:kern w:val="0"/>
                <w:sz w:val="16"/>
                <w:szCs w:val="16"/>
              </w:rPr>
              <w:t xml:space="preserve"> == </w:t>
            </w:r>
            <w:r w:rsidRPr="002139FF">
              <w:rPr>
                <w:rFonts w:ascii="Consolas" w:hAnsi="Consolas" w:cs="Consolas"/>
                <w:color w:val="0000C0"/>
                <w:kern w:val="0"/>
                <w:sz w:val="16"/>
                <w:szCs w:val="16"/>
              </w:rPr>
              <w:t>states</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w:t>
            </w:r>
          </w:p>
          <w:p w14:paraId="65CAD83C"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for</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xml:space="preserve"> = Math.</w:t>
            </w:r>
            <w:r w:rsidRPr="002139FF">
              <w:rPr>
                <w:rFonts w:ascii="Consolas" w:hAnsi="Consolas" w:cs="Consolas"/>
                <w:i/>
                <w:iCs/>
                <w:color w:val="000000"/>
                <w:kern w:val="0"/>
                <w:sz w:val="16"/>
                <w:szCs w:val="16"/>
              </w:rPr>
              <w:t>max</w:t>
            </w:r>
            <w:r w:rsidRPr="002139FF">
              <w:rPr>
                <w:rFonts w:ascii="Consolas" w:hAnsi="Consolas" w:cs="Consolas"/>
                <w:color w:val="000000"/>
                <w:kern w:val="0"/>
                <w:sz w:val="16"/>
                <w:szCs w:val="16"/>
              </w:rPr>
              <w:t xml:space="preserve">(0, </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 xml:space="preserve"> - 1);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xml:space="preserve"> &lt; Math.</w:t>
            </w:r>
            <w:r w:rsidRPr="002139FF">
              <w:rPr>
                <w:rFonts w:ascii="Consolas" w:hAnsi="Consolas" w:cs="Consolas"/>
                <w:i/>
                <w:iCs/>
                <w:color w:val="000000"/>
                <w:kern w:val="0"/>
                <w:sz w:val="16"/>
                <w:szCs w:val="16"/>
              </w:rPr>
              <w:t>min</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width</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x</w:t>
            </w:r>
            <w:r w:rsidRPr="002139FF">
              <w:rPr>
                <w:rFonts w:ascii="Consolas" w:hAnsi="Consolas" w:cs="Consolas"/>
                <w:color w:val="000000"/>
                <w:kern w:val="0"/>
                <w:sz w:val="16"/>
                <w:szCs w:val="16"/>
              </w:rPr>
              <w:t xml:space="preserve"> + 2); </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w:t>
            </w:r>
          </w:p>
          <w:p w14:paraId="31D65BC7"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for</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xml:space="preserve"> = Math.</w:t>
            </w:r>
            <w:r w:rsidRPr="002139FF">
              <w:rPr>
                <w:rFonts w:ascii="Consolas" w:hAnsi="Consolas" w:cs="Consolas"/>
                <w:i/>
                <w:iCs/>
                <w:color w:val="000000"/>
                <w:kern w:val="0"/>
                <w:sz w:val="16"/>
                <w:szCs w:val="16"/>
              </w:rPr>
              <w:t>max</w:t>
            </w:r>
            <w:r w:rsidRPr="002139FF">
              <w:rPr>
                <w:rFonts w:ascii="Consolas" w:hAnsi="Consolas" w:cs="Consolas"/>
                <w:color w:val="000000"/>
                <w:kern w:val="0"/>
                <w:sz w:val="16"/>
                <w:szCs w:val="16"/>
              </w:rPr>
              <w:t xml:space="preserve">(0, </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xml:space="preserve"> - 1);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xml:space="preserve"> &lt; Math.</w:t>
            </w:r>
            <w:r w:rsidRPr="002139FF">
              <w:rPr>
                <w:rFonts w:ascii="Consolas" w:hAnsi="Consolas" w:cs="Consolas"/>
                <w:i/>
                <w:iCs/>
                <w:color w:val="000000"/>
                <w:kern w:val="0"/>
                <w:sz w:val="16"/>
                <w:szCs w:val="16"/>
              </w:rPr>
              <w:t>min</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height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y</w:t>
            </w:r>
            <w:r w:rsidRPr="002139FF">
              <w:rPr>
                <w:rFonts w:ascii="Consolas" w:hAnsi="Consolas" w:cs="Consolas"/>
                <w:color w:val="000000"/>
                <w:kern w:val="0"/>
                <w:sz w:val="16"/>
                <w:szCs w:val="16"/>
              </w:rPr>
              <w:t xml:space="preserve"> + 2);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 {</w:t>
            </w:r>
          </w:p>
          <w:p w14:paraId="078B9CF1"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lastRenderedPageBreak/>
              <w:t xml:space="preserve">                       revealGrid(</w:t>
            </w:r>
            <w:r w:rsidRPr="002139FF">
              <w:rPr>
                <w:rFonts w:ascii="Consolas" w:hAnsi="Consolas" w:cs="Consolas"/>
                <w:color w:val="6A3E3E"/>
                <w:kern w:val="0"/>
                <w:sz w:val="16"/>
                <w:szCs w:val="16"/>
              </w:rPr>
              <w:t>col</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line</w:t>
            </w:r>
            <w:r w:rsidRPr="002139FF">
              <w:rPr>
                <w:rFonts w:ascii="Consolas" w:hAnsi="Consolas" w:cs="Consolas"/>
                <w:color w:val="000000"/>
                <w:kern w:val="0"/>
                <w:sz w:val="16"/>
                <w:szCs w:val="16"/>
              </w:rPr>
              <w:t>);</w:t>
            </w:r>
          </w:p>
          <w:p w14:paraId="12106D25"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p>
          <w:p w14:paraId="1B37E2A2"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p>
          <w:p w14:paraId="49FE318D"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p>
          <w:p w14:paraId="37BFB9C0" w14:textId="77777777" w:rsidR="00735677" w:rsidRPr="002139FF" w:rsidRDefault="00735677" w:rsidP="00735677">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sum</w:t>
            </w:r>
            <w:r w:rsidRPr="002139FF">
              <w:rPr>
                <w:rFonts w:ascii="Consolas" w:hAnsi="Consolas" w:cs="Consolas"/>
                <w:color w:val="000000"/>
                <w:kern w:val="0"/>
                <w:sz w:val="16"/>
                <w:szCs w:val="16"/>
              </w:rPr>
              <w:t xml:space="preserve"> = 0;</w:t>
            </w:r>
          </w:p>
          <w:p w14:paraId="5E459FBB" w14:textId="5145D82F" w:rsidR="00735677" w:rsidRPr="002139FF" w:rsidRDefault="00735677" w:rsidP="00735677">
            <w:pPr>
              <w:rPr>
                <w:sz w:val="16"/>
                <w:szCs w:val="16"/>
              </w:rPr>
            </w:pPr>
            <w:r w:rsidRPr="002139FF">
              <w:rPr>
                <w:rFonts w:ascii="Consolas" w:hAnsi="Consolas" w:cs="Consolas"/>
                <w:color w:val="000000"/>
                <w:kern w:val="0"/>
                <w:sz w:val="16"/>
                <w:szCs w:val="16"/>
              </w:rPr>
              <w:t xml:space="preserve">       }</w:t>
            </w:r>
          </w:p>
        </w:tc>
      </w:tr>
    </w:tbl>
    <w:p w14:paraId="4E65AF6A" w14:textId="23EFAEC9" w:rsidR="00BB5B31" w:rsidRDefault="00BB5B31" w:rsidP="00BB5B31"/>
    <w:p w14:paraId="2E076048" w14:textId="40F0BCB0" w:rsidR="00BB5B31" w:rsidRPr="007D21E4" w:rsidRDefault="00F30CF2" w:rsidP="00E27769">
      <w:pPr>
        <w:pStyle w:val="3"/>
        <w:ind w:left="480" w:hanging="480"/>
      </w:pPr>
      <w:bookmarkStart w:id="84" w:name="_Toc26783808"/>
      <w:r w:rsidRPr="007D21E4">
        <w:t>네트워크 2인용 게임</w:t>
      </w:r>
      <w:bookmarkEnd w:id="84"/>
    </w:p>
    <w:p w14:paraId="6C057DC6" w14:textId="3A345F35" w:rsidR="00BB5B31" w:rsidRPr="003A04E0" w:rsidRDefault="00BB5B31" w:rsidP="00BB5B31">
      <w:pPr>
        <w:rPr>
          <w:rFonts w:asciiTheme="majorEastAsia" w:eastAsiaTheme="majorEastAsia" w:hAnsiTheme="majorEastAsia"/>
          <w:sz w:val="26"/>
          <w:szCs w:val="26"/>
          <w:rPrChange w:id="85" w:author="김 현수" w:date="2019-10-18T23:35:00Z">
            <w:rPr>
              <w:sz w:val="26"/>
              <w:szCs w:val="26"/>
            </w:rPr>
          </w:rPrChange>
        </w:rPr>
      </w:pPr>
      <w:r w:rsidRPr="003A04E0">
        <w:rPr>
          <w:rFonts w:asciiTheme="majorEastAsia" w:eastAsiaTheme="majorEastAsia" w:hAnsiTheme="majorEastAsia"/>
          <w:sz w:val="26"/>
          <w:szCs w:val="26"/>
          <w:rPrChange w:id="86" w:author="김 현수" w:date="2019-10-18T23:35:00Z">
            <w:rPr>
              <w:sz w:val="26"/>
              <w:szCs w:val="26"/>
            </w:rPr>
          </w:rPrChange>
        </w:rPr>
        <w:t>- 개선 설명</w:t>
      </w:r>
    </w:p>
    <w:p w14:paraId="273C5D6B" w14:textId="59DDF11C" w:rsidR="004F3831" w:rsidRDefault="004F3831" w:rsidP="00BB5B31">
      <w:pPr>
        <w:pStyle w:val="a5"/>
        <w:widowControl/>
        <w:numPr>
          <w:ilvl w:val="0"/>
          <w:numId w:val="8"/>
        </w:numPr>
        <w:wordWrap/>
        <w:autoSpaceDE/>
        <w:autoSpaceDN/>
        <w:ind w:leftChars="0"/>
        <w:jc w:val="left"/>
        <w:rPr>
          <w:rFonts w:asciiTheme="majorEastAsia" w:eastAsiaTheme="majorEastAsia" w:hAnsiTheme="majorEastAsia"/>
          <w:szCs w:val="20"/>
        </w:rPr>
      </w:pPr>
      <w:r>
        <w:rPr>
          <w:rFonts w:asciiTheme="majorEastAsia" w:eastAsiaTheme="majorEastAsia" w:hAnsiTheme="majorEastAsia" w:hint="eastAsia"/>
          <w:szCs w:val="20"/>
        </w:rPr>
        <w:t>I</w:t>
      </w:r>
      <w:r>
        <w:rPr>
          <w:rFonts w:asciiTheme="majorEastAsia" w:eastAsiaTheme="majorEastAsia" w:hAnsiTheme="majorEastAsia"/>
          <w:szCs w:val="20"/>
        </w:rPr>
        <w:t>P</w:t>
      </w:r>
      <w:r>
        <w:rPr>
          <w:rFonts w:asciiTheme="majorEastAsia" w:eastAsiaTheme="majorEastAsia" w:hAnsiTheme="majorEastAsia" w:hint="eastAsia"/>
          <w:szCs w:val="20"/>
        </w:rPr>
        <w:t xml:space="preserve">주소와 </w:t>
      </w:r>
      <w:r>
        <w:rPr>
          <w:rFonts w:asciiTheme="majorEastAsia" w:eastAsiaTheme="majorEastAsia" w:hAnsiTheme="majorEastAsia"/>
          <w:szCs w:val="20"/>
        </w:rPr>
        <w:t>port</w:t>
      </w:r>
      <w:r>
        <w:rPr>
          <w:rFonts w:asciiTheme="majorEastAsia" w:eastAsiaTheme="majorEastAsia" w:hAnsiTheme="majorEastAsia" w:hint="eastAsia"/>
          <w:szCs w:val="20"/>
        </w:rPr>
        <w:t>값을 입력 받아 통신할 수 있는 서버 클래스를 만든다.</w:t>
      </w:r>
    </w:p>
    <w:p w14:paraId="6E091E3C" w14:textId="7AB5B060" w:rsidR="00BB5B31" w:rsidRPr="004F3831" w:rsidRDefault="00BB5B31" w:rsidP="00BB5B31">
      <w:pPr>
        <w:pStyle w:val="a5"/>
        <w:widowControl/>
        <w:numPr>
          <w:ilvl w:val="0"/>
          <w:numId w:val="8"/>
        </w:numPr>
        <w:wordWrap/>
        <w:autoSpaceDE/>
        <w:autoSpaceDN/>
        <w:ind w:leftChars="0"/>
        <w:jc w:val="left"/>
        <w:rPr>
          <w:rFonts w:asciiTheme="majorEastAsia" w:eastAsiaTheme="majorEastAsia" w:hAnsiTheme="majorEastAsia"/>
          <w:szCs w:val="20"/>
          <w:rPrChange w:id="87" w:author="김 현수" w:date="2019-10-18T23:35:00Z">
            <w:rPr>
              <w:szCs w:val="20"/>
            </w:rPr>
          </w:rPrChange>
        </w:rPr>
      </w:pPr>
      <w:r w:rsidRPr="004F3831">
        <w:rPr>
          <w:rFonts w:asciiTheme="majorEastAsia" w:eastAsiaTheme="majorEastAsia" w:hAnsiTheme="majorEastAsia"/>
          <w:szCs w:val="20"/>
          <w:rPrChange w:id="88" w:author="김 현수" w:date="2019-10-18T23:35:00Z">
            <w:rPr>
              <w:szCs w:val="20"/>
            </w:rPr>
          </w:rPrChange>
        </w:rPr>
        <w:t xml:space="preserve">MinesFinder에서 </w:t>
      </w:r>
      <w:r w:rsidRPr="004F3831">
        <w:rPr>
          <w:rFonts w:asciiTheme="majorEastAsia" w:eastAsiaTheme="majorEastAsia" w:hAnsiTheme="majorEastAsia" w:hint="eastAsia"/>
          <w:szCs w:val="20"/>
          <w:rPrChange w:id="89" w:author="김 현수" w:date="2019-10-18T23:35:00Z">
            <w:rPr>
              <w:rFonts w:hint="eastAsia"/>
              <w:szCs w:val="20"/>
            </w:rPr>
          </w:rPrChange>
        </w:rPr>
        <w:t>서버를</w:t>
      </w:r>
      <w:r w:rsidRPr="004F3831">
        <w:rPr>
          <w:rFonts w:asciiTheme="majorEastAsia" w:eastAsiaTheme="majorEastAsia" w:hAnsiTheme="majorEastAsia"/>
          <w:szCs w:val="20"/>
          <w:rPrChange w:id="90" w:author="김 현수" w:date="2019-10-18T23:35:00Z">
            <w:rPr>
              <w:szCs w:val="20"/>
            </w:rPr>
          </w:rPrChange>
        </w:rPr>
        <w:t xml:space="preserve"> </w:t>
      </w:r>
      <w:r w:rsidRPr="004F3831">
        <w:rPr>
          <w:rFonts w:asciiTheme="majorEastAsia" w:eastAsiaTheme="majorEastAsia" w:hAnsiTheme="majorEastAsia" w:hint="eastAsia"/>
          <w:szCs w:val="20"/>
          <w:rPrChange w:id="91" w:author="김 현수" w:date="2019-10-18T23:35:00Z">
            <w:rPr>
              <w:rFonts w:hint="eastAsia"/>
              <w:szCs w:val="20"/>
            </w:rPr>
          </w:rPrChange>
        </w:rPr>
        <w:t>켜고</w:t>
      </w:r>
      <w:r w:rsidRPr="004F3831">
        <w:rPr>
          <w:rFonts w:asciiTheme="majorEastAsia" w:eastAsiaTheme="majorEastAsia" w:hAnsiTheme="majorEastAsia"/>
          <w:szCs w:val="20"/>
          <w:rPrChange w:id="92" w:author="김 현수" w:date="2019-10-18T23:35:00Z">
            <w:rPr>
              <w:szCs w:val="20"/>
            </w:rPr>
          </w:rPrChange>
        </w:rPr>
        <w:t xml:space="preserve">, </w:t>
      </w:r>
      <w:r w:rsidRPr="004F3831">
        <w:rPr>
          <w:rFonts w:asciiTheme="majorEastAsia" w:eastAsiaTheme="majorEastAsia" w:hAnsiTheme="majorEastAsia" w:hint="eastAsia"/>
          <w:szCs w:val="20"/>
          <w:rPrChange w:id="93" w:author="김 현수" w:date="2019-10-18T23:35:00Z">
            <w:rPr>
              <w:rFonts w:hint="eastAsia"/>
              <w:szCs w:val="20"/>
            </w:rPr>
          </w:rPrChange>
        </w:rPr>
        <w:t>끄는</w:t>
      </w:r>
      <w:r w:rsidRPr="004F3831">
        <w:rPr>
          <w:rFonts w:asciiTheme="majorEastAsia" w:eastAsiaTheme="majorEastAsia" w:hAnsiTheme="majorEastAsia"/>
          <w:szCs w:val="20"/>
          <w:rPrChange w:id="94" w:author="김 현수" w:date="2019-10-18T23:35:00Z">
            <w:rPr>
              <w:szCs w:val="20"/>
            </w:rPr>
          </w:rPrChange>
        </w:rPr>
        <w:t xml:space="preserve"> </w:t>
      </w:r>
      <w:r w:rsidRPr="004F3831">
        <w:rPr>
          <w:rFonts w:asciiTheme="majorEastAsia" w:eastAsiaTheme="majorEastAsia" w:hAnsiTheme="majorEastAsia" w:hint="eastAsia"/>
          <w:szCs w:val="20"/>
          <w:rPrChange w:id="95" w:author="김 현수" w:date="2019-10-18T23:35:00Z">
            <w:rPr>
              <w:rFonts w:hint="eastAsia"/>
              <w:szCs w:val="20"/>
            </w:rPr>
          </w:rPrChange>
        </w:rPr>
        <w:t>버튼을</w:t>
      </w:r>
      <w:r w:rsidRPr="004F3831">
        <w:rPr>
          <w:rFonts w:asciiTheme="majorEastAsia" w:eastAsiaTheme="majorEastAsia" w:hAnsiTheme="majorEastAsia"/>
          <w:szCs w:val="20"/>
          <w:rPrChange w:id="96" w:author="김 현수" w:date="2019-10-18T23:35:00Z">
            <w:rPr>
              <w:szCs w:val="20"/>
            </w:rPr>
          </w:rPrChange>
        </w:rPr>
        <w:t xml:space="preserve"> </w:t>
      </w:r>
      <w:r w:rsidRPr="004F3831">
        <w:rPr>
          <w:rFonts w:asciiTheme="majorEastAsia" w:eastAsiaTheme="majorEastAsia" w:hAnsiTheme="majorEastAsia" w:hint="eastAsia"/>
          <w:szCs w:val="20"/>
          <w:rPrChange w:id="97" w:author="김 현수" w:date="2019-10-18T23:35:00Z">
            <w:rPr>
              <w:rFonts w:hint="eastAsia"/>
              <w:szCs w:val="20"/>
            </w:rPr>
          </w:rPrChange>
        </w:rPr>
        <w:t>만들어</w:t>
      </w:r>
      <w:r w:rsidRPr="004F3831">
        <w:rPr>
          <w:rFonts w:asciiTheme="majorEastAsia" w:eastAsiaTheme="majorEastAsia" w:hAnsiTheme="majorEastAsia"/>
          <w:szCs w:val="20"/>
          <w:rPrChange w:id="98" w:author="김 현수" w:date="2019-10-18T23:35:00Z">
            <w:rPr>
              <w:szCs w:val="20"/>
            </w:rPr>
          </w:rPrChange>
        </w:rPr>
        <w:t xml:space="preserve"> </w:t>
      </w:r>
      <w:r w:rsidRPr="004F3831">
        <w:rPr>
          <w:rFonts w:asciiTheme="majorEastAsia" w:eastAsiaTheme="majorEastAsia" w:hAnsiTheme="majorEastAsia" w:hint="eastAsia"/>
          <w:szCs w:val="20"/>
          <w:rPrChange w:id="99" w:author="김 현수" w:date="2019-10-18T23:35:00Z">
            <w:rPr>
              <w:rFonts w:hint="eastAsia"/>
              <w:szCs w:val="20"/>
            </w:rPr>
          </w:rPrChange>
        </w:rPr>
        <w:t>서버를</w:t>
      </w:r>
      <w:r w:rsidRPr="004F3831">
        <w:rPr>
          <w:rFonts w:asciiTheme="majorEastAsia" w:eastAsiaTheme="majorEastAsia" w:hAnsiTheme="majorEastAsia"/>
          <w:szCs w:val="20"/>
          <w:rPrChange w:id="100" w:author="김 현수" w:date="2019-10-18T23:35:00Z">
            <w:rPr>
              <w:szCs w:val="20"/>
            </w:rPr>
          </w:rPrChange>
        </w:rPr>
        <w:t xml:space="preserve"> </w:t>
      </w:r>
      <w:r w:rsidRPr="004F3831">
        <w:rPr>
          <w:rFonts w:asciiTheme="majorEastAsia" w:eastAsiaTheme="majorEastAsia" w:hAnsiTheme="majorEastAsia" w:hint="eastAsia"/>
          <w:szCs w:val="20"/>
          <w:rPrChange w:id="101" w:author="김 현수" w:date="2019-10-18T23:35:00Z">
            <w:rPr>
              <w:rFonts w:hint="eastAsia"/>
              <w:szCs w:val="20"/>
            </w:rPr>
          </w:rPrChange>
        </w:rPr>
        <w:t>제어한다</w:t>
      </w:r>
      <w:r w:rsidRPr="004F3831">
        <w:rPr>
          <w:rFonts w:asciiTheme="majorEastAsia" w:eastAsiaTheme="majorEastAsia" w:hAnsiTheme="majorEastAsia"/>
          <w:szCs w:val="20"/>
          <w:rPrChange w:id="102" w:author="김 현수" w:date="2019-10-18T23:35:00Z">
            <w:rPr>
              <w:szCs w:val="20"/>
            </w:rPr>
          </w:rPrChange>
        </w:rPr>
        <w:t>.</w:t>
      </w:r>
    </w:p>
    <w:p w14:paraId="6ED9E69F" w14:textId="77777777" w:rsidR="00BB5B31" w:rsidRPr="003A04E0" w:rsidRDefault="00BB5B31" w:rsidP="00BB5B31">
      <w:pPr>
        <w:pStyle w:val="a5"/>
        <w:widowControl/>
        <w:numPr>
          <w:ilvl w:val="0"/>
          <w:numId w:val="8"/>
        </w:numPr>
        <w:wordWrap/>
        <w:autoSpaceDE/>
        <w:autoSpaceDN/>
        <w:ind w:leftChars="0"/>
        <w:jc w:val="left"/>
        <w:rPr>
          <w:rFonts w:asciiTheme="majorEastAsia" w:eastAsiaTheme="majorEastAsia" w:hAnsiTheme="majorEastAsia"/>
          <w:szCs w:val="20"/>
          <w:rPrChange w:id="103" w:author="김 현수" w:date="2019-10-18T23:35:00Z">
            <w:rPr>
              <w:szCs w:val="20"/>
            </w:rPr>
          </w:rPrChange>
        </w:rPr>
      </w:pPr>
      <w:r w:rsidRPr="003A04E0">
        <w:rPr>
          <w:rFonts w:asciiTheme="majorEastAsia" w:eastAsiaTheme="majorEastAsia" w:hAnsiTheme="majorEastAsia" w:hint="eastAsia"/>
          <w:szCs w:val="20"/>
          <w:rPrChange w:id="104" w:author="김 현수" w:date="2019-10-18T23:35:00Z">
            <w:rPr>
              <w:rFonts w:hint="eastAsia"/>
              <w:szCs w:val="20"/>
            </w:rPr>
          </w:rPrChange>
        </w:rPr>
        <w:t>시작</w:t>
      </w:r>
      <w:r w:rsidRPr="003A04E0">
        <w:rPr>
          <w:rFonts w:asciiTheme="majorEastAsia" w:eastAsiaTheme="majorEastAsia" w:hAnsiTheme="majorEastAsia"/>
          <w:szCs w:val="20"/>
          <w:rPrChange w:id="105" w:author="김 현수" w:date="2019-10-18T23:35:00Z">
            <w:rPr>
              <w:szCs w:val="20"/>
            </w:rPr>
          </w:rPrChange>
        </w:rPr>
        <w:t xml:space="preserve"> </w:t>
      </w:r>
      <w:r w:rsidRPr="003A04E0">
        <w:rPr>
          <w:rFonts w:asciiTheme="majorEastAsia" w:eastAsiaTheme="majorEastAsia" w:hAnsiTheme="majorEastAsia" w:hint="eastAsia"/>
          <w:szCs w:val="20"/>
          <w:rPrChange w:id="106" w:author="김 현수" w:date="2019-10-18T23:35:00Z">
            <w:rPr>
              <w:rFonts w:hint="eastAsia"/>
              <w:szCs w:val="20"/>
            </w:rPr>
          </w:rPrChange>
        </w:rPr>
        <w:t>시</w:t>
      </w:r>
      <w:r w:rsidRPr="003A04E0">
        <w:rPr>
          <w:rFonts w:asciiTheme="majorEastAsia" w:eastAsiaTheme="majorEastAsia" w:hAnsiTheme="majorEastAsia"/>
          <w:szCs w:val="20"/>
          <w:rPrChange w:id="107" w:author="김 현수" w:date="2019-10-18T23:35:00Z">
            <w:rPr>
              <w:szCs w:val="20"/>
            </w:rPr>
          </w:rPrChange>
        </w:rPr>
        <w:t xml:space="preserve"> </w:t>
      </w:r>
      <w:r w:rsidRPr="003A04E0">
        <w:rPr>
          <w:rFonts w:asciiTheme="majorEastAsia" w:eastAsiaTheme="majorEastAsia" w:hAnsiTheme="majorEastAsia" w:hint="eastAsia"/>
          <w:szCs w:val="20"/>
          <w:rPrChange w:id="108" w:author="김 현수" w:date="2019-10-18T23:35:00Z">
            <w:rPr>
              <w:rFonts w:hint="eastAsia"/>
              <w:szCs w:val="20"/>
            </w:rPr>
          </w:rPrChange>
        </w:rPr>
        <w:t>이름을</w:t>
      </w:r>
      <w:r w:rsidRPr="003A04E0">
        <w:rPr>
          <w:rFonts w:asciiTheme="majorEastAsia" w:eastAsiaTheme="majorEastAsia" w:hAnsiTheme="majorEastAsia"/>
          <w:szCs w:val="20"/>
          <w:rPrChange w:id="109" w:author="김 현수" w:date="2019-10-18T23:35:00Z">
            <w:rPr>
              <w:szCs w:val="20"/>
            </w:rPr>
          </w:rPrChange>
        </w:rPr>
        <w:t xml:space="preserve"> </w:t>
      </w:r>
      <w:r w:rsidRPr="003A04E0">
        <w:rPr>
          <w:rFonts w:asciiTheme="majorEastAsia" w:eastAsiaTheme="majorEastAsia" w:hAnsiTheme="majorEastAsia" w:hint="eastAsia"/>
          <w:szCs w:val="20"/>
          <w:rPrChange w:id="110" w:author="김 현수" w:date="2019-10-18T23:35:00Z">
            <w:rPr>
              <w:rFonts w:hint="eastAsia"/>
              <w:szCs w:val="20"/>
            </w:rPr>
          </w:rPrChange>
        </w:rPr>
        <w:t>받고</w:t>
      </w:r>
      <w:r w:rsidRPr="003A04E0">
        <w:rPr>
          <w:rFonts w:asciiTheme="majorEastAsia" w:eastAsiaTheme="majorEastAsia" w:hAnsiTheme="majorEastAsia"/>
          <w:szCs w:val="20"/>
          <w:rPrChange w:id="111" w:author="김 현수" w:date="2019-10-18T23:35:00Z">
            <w:rPr>
              <w:szCs w:val="20"/>
            </w:rPr>
          </w:rPrChange>
        </w:rPr>
        <w:t xml:space="preserve"> </w:t>
      </w:r>
      <w:r w:rsidRPr="003A04E0">
        <w:rPr>
          <w:rFonts w:asciiTheme="majorEastAsia" w:eastAsiaTheme="majorEastAsia" w:hAnsiTheme="majorEastAsia" w:hint="eastAsia"/>
          <w:szCs w:val="20"/>
          <w:rPrChange w:id="112" w:author="김 현수" w:date="2019-10-18T23:35:00Z">
            <w:rPr>
              <w:rFonts w:hint="eastAsia"/>
              <w:szCs w:val="20"/>
            </w:rPr>
          </w:rPrChange>
        </w:rPr>
        <w:t>네트워크</w:t>
      </w:r>
      <w:r w:rsidRPr="003A04E0">
        <w:rPr>
          <w:rFonts w:asciiTheme="majorEastAsia" w:eastAsiaTheme="majorEastAsia" w:hAnsiTheme="majorEastAsia"/>
          <w:szCs w:val="20"/>
          <w:rPrChange w:id="113" w:author="김 현수" w:date="2019-10-18T23:35:00Z">
            <w:rPr>
              <w:szCs w:val="20"/>
            </w:rPr>
          </w:rPrChange>
        </w:rPr>
        <w:t xml:space="preserve"> </w:t>
      </w:r>
      <w:r w:rsidRPr="003A04E0">
        <w:rPr>
          <w:rFonts w:asciiTheme="majorEastAsia" w:eastAsiaTheme="majorEastAsia" w:hAnsiTheme="majorEastAsia" w:hint="eastAsia"/>
          <w:szCs w:val="20"/>
          <w:rPrChange w:id="114" w:author="김 현수" w:date="2019-10-18T23:35:00Z">
            <w:rPr>
              <w:rFonts w:hint="eastAsia"/>
              <w:szCs w:val="20"/>
            </w:rPr>
          </w:rPrChange>
        </w:rPr>
        <w:t>게임을</w:t>
      </w:r>
      <w:r w:rsidRPr="003A04E0">
        <w:rPr>
          <w:rFonts w:asciiTheme="majorEastAsia" w:eastAsiaTheme="majorEastAsia" w:hAnsiTheme="majorEastAsia"/>
          <w:szCs w:val="20"/>
          <w:rPrChange w:id="115" w:author="김 현수" w:date="2019-10-18T23:35:00Z">
            <w:rPr>
              <w:szCs w:val="20"/>
            </w:rPr>
          </w:rPrChange>
        </w:rPr>
        <w:t xml:space="preserve"> </w:t>
      </w:r>
      <w:r w:rsidRPr="003A04E0">
        <w:rPr>
          <w:rFonts w:asciiTheme="majorEastAsia" w:eastAsiaTheme="majorEastAsia" w:hAnsiTheme="majorEastAsia" w:hint="eastAsia"/>
          <w:szCs w:val="20"/>
          <w:rPrChange w:id="116" w:author="김 현수" w:date="2019-10-18T23:35:00Z">
            <w:rPr>
              <w:rFonts w:hint="eastAsia"/>
              <w:szCs w:val="20"/>
            </w:rPr>
          </w:rPrChange>
        </w:rPr>
        <w:t>동작시키는</w:t>
      </w:r>
      <w:r w:rsidRPr="003A04E0">
        <w:rPr>
          <w:rFonts w:asciiTheme="majorEastAsia" w:eastAsiaTheme="majorEastAsia" w:hAnsiTheme="majorEastAsia"/>
          <w:szCs w:val="20"/>
          <w:rPrChange w:id="117" w:author="김 현수" w:date="2019-10-18T23:35:00Z">
            <w:rPr>
              <w:szCs w:val="20"/>
            </w:rPr>
          </w:rPrChange>
        </w:rPr>
        <w:t xml:space="preserve"> </w:t>
      </w:r>
      <w:r w:rsidRPr="003A04E0">
        <w:rPr>
          <w:rFonts w:asciiTheme="majorEastAsia" w:eastAsiaTheme="majorEastAsia" w:hAnsiTheme="majorEastAsia" w:hint="eastAsia"/>
          <w:szCs w:val="20"/>
          <w:rPrChange w:id="118" w:author="김 현수" w:date="2019-10-18T23:35:00Z">
            <w:rPr>
              <w:rFonts w:hint="eastAsia"/>
              <w:szCs w:val="20"/>
            </w:rPr>
          </w:rPrChange>
        </w:rPr>
        <w:t>클래스를</w:t>
      </w:r>
      <w:r w:rsidRPr="003A04E0">
        <w:rPr>
          <w:rFonts w:asciiTheme="majorEastAsia" w:eastAsiaTheme="majorEastAsia" w:hAnsiTheme="majorEastAsia"/>
          <w:szCs w:val="20"/>
          <w:rPrChange w:id="119" w:author="김 현수" w:date="2019-10-18T23:35:00Z">
            <w:rPr>
              <w:szCs w:val="20"/>
            </w:rPr>
          </w:rPrChange>
        </w:rPr>
        <w:t xml:space="preserve"> </w:t>
      </w:r>
      <w:r w:rsidRPr="003A04E0">
        <w:rPr>
          <w:rFonts w:asciiTheme="majorEastAsia" w:eastAsiaTheme="majorEastAsia" w:hAnsiTheme="majorEastAsia" w:hint="eastAsia"/>
          <w:szCs w:val="20"/>
          <w:rPrChange w:id="120" w:author="김 현수" w:date="2019-10-18T23:35:00Z">
            <w:rPr>
              <w:rFonts w:hint="eastAsia"/>
              <w:szCs w:val="20"/>
            </w:rPr>
          </w:rPrChange>
        </w:rPr>
        <w:t>만든다</w:t>
      </w:r>
      <w:r w:rsidRPr="003A04E0">
        <w:rPr>
          <w:rFonts w:asciiTheme="majorEastAsia" w:eastAsiaTheme="majorEastAsia" w:hAnsiTheme="majorEastAsia"/>
          <w:szCs w:val="20"/>
          <w:rPrChange w:id="121" w:author="김 현수" w:date="2019-10-18T23:35:00Z">
            <w:rPr>
              <w:szCs w:val="20"/>
            </w:rPr>
          </w:rPrChange>
        </w:rPr>
        <w:t>.</w:t>
      </w:r>
    </w:p>
    <w:p w14:paraId="3871414C" w14:textId="2BD2315B" w:rsidR="00BB5B31" w:rsidRPr="003A04E0" w:rsidRDefault="00BB5B31" w:rsidP="00BB5B31">
      <w:pPr>
        <w:pStyle w:val="a5"/>
        <w:widowControl/>
        <w:numPr>
          <w:ilvl w:val="0"/>
          <w:numId w:val="8"/>
        </w:numPr>
        <w:wordWrap/>
        <w:autoSpaceDE/>
        <w:autoSpaceDN/>
        <w:ind w:leftChars="0"/>
        <w:jc w:val="left"/>
        <w:rPr>
          <w:rFonts w:asciiTheme="majorEastAsia" w:eastAsiaTheme="majorEastAsia" w:hAnsiTheme="majorEastAsia"/>
          <w:szCs w:val="20"/>
          <w:rPrChange w:id="122" w:author="김 현수" w:date="2019-10-18T23:35:00Z">
            <w:rPr>
              <w:szCs w:val="20"/>
            </w:rPr>
          </w:rPrChange>
        </w:rPr>
      </w:pPr>
      <w:r w:rsidRPr="003A04E0">
        <w:rPr>
          <w:rFonts w:asciiTheme="majorEastAsia" w:eastAsiaTheme="majorEastAsia" w:hAnsiTheme="majorEastAsia" w:hint="eastAsia"/>
          <w:szCs w:val="20"/>
          <w:rPrChange w:id="123" w:author="김 현수" w:date="2019-10-18T23:35:00Z">
            <w:rPr>
              <w:rFonts w:hint="eastAsia"/>
              <w:szCs w:val="20"/>
            </w:rPr>
          </w:rPrChange>
        </w:rPr>
        <w:t>게임이</w:t>
      </w:r>
      <w:r w:rsidRPr="003A04E0">
        <w:rPr>
          <w:rFonts w:asciiTheme="majorEastAsia" w:eastAsiaTheme="majorEastAsia" w:hAnsiTheme="majorEastAsia"/>
          <w:szCs w:val="20"/>
          <w:rPrChange w:id="124" w:author="김 현수" w:date="2019-10-18T23:35:00Z">
            <w:rPr>
              <w:szCs w:val="20"/>
            </w:rPr>
          </w:rPrChange>
        </w:rPr>
        <w:t xml:space="preserve"> </w:t>
      </w:r>
      <w:r w:rsidRPr="003A04E0">
        <w:rPr>
          <w:rFonts w:asciiTheme="majorEastAsia" w:eastAsiaTheme="majorEastAsia" w:hAnsiTheme="majorEastAsia" w:hint="eastAsia"/>
          <w:szCs w:val="20"/>
          <w:rPrChange w:id="125" w:author="김 현수" w:date="2019-10-18T23:35:00Z">
            <w:rPr>
              <w:rFonts w:hint="eastAsia"/>
              <w:szCs w:val="20"/>
            </w:rPr>
          </w:rPrChange>
        </w:rPr>
        <w:t>끝날</w:t>
      </w:r>
      <w:r w:rsidRPr="003A04E0">
        <w:rPr>
          <w:rFonts w:asciiTheme="majorEastAsia" w:eastAsiaTheme="majorEastAsia" w:hAnsiTheme="majorEastAsia"/>
          <w:szCs w:val="20"/>
          <w:rPrChange w:id="126" w:author="김 현수" w:date="2019-10-18T23:35:00Z">
            <w:rPr>
              <w:szCs w:val="20"/>
            </w:rPr>
          </w:rPrChange>
        </w:rPr>
        <w:t xml:space="preserve"> </w:t>
      </w:r>
      <w:r w:rsidRPr="003A04E0">
        <w:rPr>
          <w:rFonts w:asciiTheme="majorEastAsia" w:eastAsiaTheme="majorEastAsia" w:hAnsiTheme="majorEastAsia" w:hint="eastAsia"/>
          <w:szCs w:val="20"/>
          <w:rPrChange w:id="127" w:author="김 현수" w:date="2019-10-18T23:35:00Z">
            <w:rPr>
              <w:rFonts w:hint="eastAsia"/>
              <w:szCs w:val="20"/>
            </w:rPr>
          </w:rPrChange>
        </w:rPr>
        <w:t>경우</w:t>
      </w:r>
      <w:r w:rsidRPr="003A04E0">
        <w:rPr>
          <w:rFonts w:asciiTheme="majorEastAsia" w:eastAsiaTheme="majorEastAsia" w:hAnsiTheme="majorEastAsia"/>
          <w:szCs w:val="20"/>
          <w:rPrChange w:id="128" w:author="김 현수" w:date="2019-10-18T23:35:00Z">
            <w:rPr>
              <w:szCs w:val="20"/>
            </w:rPr>
          </w:rPrChange>
        </w:rPr>
        <w:t xml:space="preserve"> </w:t>
      </w:r>
      <w:r w:rsidRPr="003A04E0">
        <w:rPr>
          <w:rFonts w:asciiTheme="majorEastAsia" w:eastAsiaTheme="majorEastAsia" w:hAnsiTheme="majorEastAsia" w:hint="eastAsia"/>
          <w:szCs w:val="20"/>
          <w:rPrChange w:id="129" w:author="김 현수" w:date="2019-10-18T23:35:00Z">
            <w:rPr>
              <w:rFonts w:hint="eastAsia"/>
              <w:szCs w:val="20"/>
            </w:rPr>
          </w:rPrChange>
        </w:rPr>
        <w:t>알림</w:t>
      </w:r>
      <w:r w:rsidR="0080765D">
        <w:rPr>
          <w:rFonts w:asciiTheme="majorEastAsia" w:eastAsiaTheme="majorEastAsia" w:hAnsiTheme="majorEastAsia" w:hint="eastAsia"/>
          <w:szCs w:val="20"/>
        </w:rPr>
        <w:t xml:space="preserve"> </w:t>
      </w:r>
      <w:r w:rsidRPr="003A04E0">
        <w:rPr>
          <w:rFonts w:asciiTheme="majorEastAsia" w:eastAsiaTheme="majorEastAsia" w:hAnsiTheme="majorEastAsia" w:hint="eastAsia"/>
          <w:szCs w:val="20"/>
          <w:rPrChange w:id="130" w:author="김 현수" w:date="2019-10-18T23:35:00Z">
            <w:rPr>
              <w:rFonts w:hint="eastAsia"/>
              <w:szCs w:val="20"/>
            </w:rPr>
          </w:rPrChange>
        </w:rPr>
        <w:t>창을</w:t>
      </w:r>
      <w:r w:rsidRPr="003A04E0">
        <w:rPr>
          <w:rFonts w:asciiTheme="majorEastAsia" w:eastAsiaTheme="majorEastAsia" w:hAnsiTheme="majorEastAsia"/>
          <w:szCs w:val="20"/>
          <w:rPrChange w:id="131" w:author="김 현수" w:date="2019-10-18T23:35:00Z">
            <w:rPr>
              <w:szCs w:val="20"/>
            </w:rPr>
          </w:rPrChange>
        </w:rPr>
        <w:t xml:space="preserve"> </w:t>
      </w:r>
      <w:r w:rsidRPr="003A04E0">
        <w:rPr>
          <w:rFonts w:asciiTheme="majorEastAsia" w:eastAsiaTheme="majorEastAsia" w:hAnsiTheme="majorEastAsia" w:hint="eastAsia"/>
          <w:szCs w:val="20"/>
          <w:rPrChange w:id="132" w:author="김 현수" w:date="2019-10-18T23:35:00Z">
            <w:rPr>
              <w:rFonts w:hint="eastAsia"/>
              <w:szCs w:val="20"/>
            </w:rPr>
          </w:rPrChange>
        </w:rPr>
        <w:t>통해</w:t>
      </w:r>
      <w:r w:rsidRPr="003A04E0">
        <w:rPr>
          <w:rFonts w:asciiTheme="majorEastAsia" w:eastAsiaTheme="majorEastAsia" w:hAnsiTheme="majorEastAsia"/>
          <w:szCs w:val="20"/>
          <w:rPrChange w:id="133" w:author="김 현수" w:date="2019-10-18T23:35:00Z">
            <w:rPr>
              <w:szCs w:val="20"/>
            </w:rPr>
          </w:rPrChange>
        </w:rPr>
        <w:t xml:space="preserve"> </w:t>
      </w:r>
      <w:r w:rsidRPr="003A04E0">
        <w:rPr>
          <w:rFonts w:asciiTheme="majorEastAsia" w:eastAsiaTheme="majorEastAsia" w:hAnsiTheme="majorEastAsia" w:hint="eastAsia"/>
          <w:szCs w:val="20"/>
          <w:rPrChange w:id="134" w:author="김 현수" w:date="2019-10-18T23:35:00Z">
            <w:rPr>
              <w:rFonts w:hint="eastAsia"/>
              <w:szCs w:val="20"/>
            </w:rPr>
          </w:rPrChange>
        </w:rPr>
        <w:t>승</w:t>
      </w:r>
      <w:r w:rsidRPr="003A04E0">
        <w:rPr>
          <w:rFonts w:asciiTheme="majorEastAsia" w:eastAsiaTheme="majorEastAsia" w:hAnsiTheme="majorEastAsia"/>
          <w:szCs w:val="20"/>
          <w:rPrChange w:id="135" w:author="김 현수" w:date="2019-10-18T23:35:00Z">
            <w:rPr>
              <w:szCs w:val="20"/>
            </w:rPr>
          </w:rPrChange>
        </w:rPr>
        <w:t xml:space="preserve">, </w:t>
      </w:r>
      <w:r w:rsidRPr="003A04E0">
        <w:rPr>
          <w:rFonts w:asciiTheme="majorEastAsia" w:eastAsiaTheme="majorEastAsia" w:hAnsiTheme="majorEastAsia" w:hint="eastAsia"/>
          <w:szCs w:val="20"/>
          <w:rPrChange w:id="136" w:author="김 현수" w:date="2019-10-18T23:35:00Z">
            <w:rPr>
              <w:rFonts w:hint="eastAsia"/>
              <w:szCs w:val="20"/>
            </w:rPr>
          </w:rPrChange>
        </w:rPr>
        <w:t>패를</w:t>
      </w:r>
      <w:r w:rsidRPr="003A04E0">
        <w:rPr>
          <w:rFonts w:asciiTheme="majorEastAsia" w:eastAsiaTheme="majorEastAsia" w:hAnsiTheme="majorEastAsia"/>
          <w:szCs w:val="20"/>
          <w:rPrChange w:id="137" w:author="김 현수" w:date="2019-10-18T23:35:00Z">
            <w:rPr>
              <w:szCs w:val="20"/>
            </w:rPr>
          </w:rPrChange>
        </w:rPr>
        <w:t xml:space="preserve"> </w:t>
      </w:r>
      <w:r w:rsidRPr="003A04E0">
        <w:rPr>
          <w:rFonts w:asciiTheme="majorEastAsia" w:eastAsiaTheme="majorEastAsia" w:hAnsiTheme="majorEastAsia" w:hint="eastAsia"/>
          <w:szCs w:val="20"/>
          <w:rPrChange w:id="138" w:author="김 현수" w:date="2019-10-18T23:35:00Z">
            <w:rPr>
              <w:rFonts w:hint="eastAsia"/>
              <w:szCs w:val="20"/>
            </w:rPr>
          </w:rPrChange>
        </w:rPr>
        <w:t>알리고</w:t>
      </w:r>
      <w:r w:rsidRPr="003A04E0">
        <w:rPr>
          <w:rFonts w:asciiTheme="majorEastAsia" w:eastAsiaTheme="majorEastAsia" w:hAnsiTheme="majorEastAsia"/>
          <w:szCs w:val="20"/>
          <w:rPrChange w:id="139" w:author="김 현수" w:date="2019-10-18T23:35:00Z">
            <w:rPr>
              <w:szCs w:val="20"/>
            </w:rPr>
          </w:rPrChange>
        </w:rPr>
        <w:t xml:space="preserve"> </w:t>
      </w:r>
      <w:r w:rsidRPr="003A04E0">
        <w:rPr>
          <w:rFonts w:asciiTheme="majorEastAsia" w:eastAsiaTheme="majorEastAsia" w:hAnsiTheme="majorEastAsia" w:hint="eastAsia"/>
          <w:szCs w:val="20"/>
          <w:rPrChange w:id="140" w:author="김 현수" w:date="2019-10-18T23:35:00Z">
            <w:rPr>
              <w:rFonts w:hint="eastAsia"/>
              <w:szCs w:val="20"/>
            </w:rPr>
          </w:rPrChange>
        </w:rPr>
        <w:t>게임판에서</w:t>
      </w:r>
      <w:r w:rsidRPr="003A04E0">
        <w:rPr>
          <w:rFonts w:asciiTheme="majorEastAsia" w:eastAsiaTheme="majorEastAsia" w:hAnsiTheme="majorEastAsia"/>
          <w:szCs w:val="20"/>
          <w:rPrChange w:id="141" w:author="김 현수" w:date="2019-10-18T23:35:00Z">
            <w:rPr>
              <w:szCs w:val="20"/>
            </w:rPr>
          </w:rPrChange>
        </w:rPr>
        <w:t xml:space="preserve"> </w:t>
      </w:r>
      <w:r w:rsidRPr="003A04E0">
        <w:rPr>
          <w:rFonts w:asciiTheme="majorEastAsia" w:eastAsiaTheme="majorEastAsia" w:hAnsiTheme="majorEastAsia" w:hint="eastAsia"/>
          <w:szCs w:val="20"/>
          <w:rPrChange w:id="142" w:author="김 현수" w:date="2019-10-18T23:35:00Z">
            <w:rPr>
              <w:rFonts w:hint="eastAsia"/>
              <w:szCs w:val="20"/>
            </w:rPr>
          </w:rPrChange>
        </w:rPr>
        <w:t>나가진다</w:t>
      </w:r>
      <w:r w:rsidRPr="003A04E0">
        <w:rPr>
          <w:rFonts w:asciiTheme="majorEastAsia" w:eastAsiaTheme="majorEastAsia" w:hAnsiTheme="majorEastAsia"/>
          <w:szCs w:val="20"/>
          <w:rPrChange w:id="143" w:author="김 현수" w:date="2019-10-18T23:35:00Z">
            <w:rPr>
              <w:szCs w:val="20"/>
            </w:rPr>
          </w:rPrChange>
        </w:rPr>
        <w:t>.</w:t>
      </w:r>
    </w:p>
    <w:p w14:paraId="4DA8A7E8" w14:textId="7D7F7227" w:rsidR="00CC5BEE" w:rsidRPr="003A04E0" w:rsidRDefault="00BB5B31" w:rsidP="00BB5B31">
      <w:pPr>
        <w:rPr>
          <w:rFonts w:asciiTheme="majorEastAsia" w:eastAsiaTheme="majorEastAsia" w:hAnsiTheme="majorEastAsia"/>
          <w:sz w:val="26"/>
          <w:szCs w:val="26"/>
          <w:rPrChange w:id="144" w:author="김 현수" w:date="2019-10-18T23:35:00Z">
            <w:rPr>
              <w:sz w:val="26"/>
              <w:szCs w:val="26"/>
            </w:rPr>
          </w:rPrChange>
        </w:rPr>
      </w:pPr>
      <w:r w:rsidRPr="003A04E0">
        <w:rPr>
          <w:rFonts w:asciiTheme="majorEastAsia" w:eastAsiaTheme="majorEastAsia" w:hAnsiTheme="majorEastAsia"/>
          <w:sz w:val="26"/>
          <w:szCs w:val="26"/>
          <w:rPrChange w:id="145" w:author="김 현수" w:date="2019-10-18T23:35:00Z">
            <w:rPr>
              <w:sz w:val="26"/>
              <w:szCs w:val="26"/>
            </w:rPr>
          </w:rPrChange>
        </w:rPr>
        <w:t xml:space="preserve">- 코드 </w:t>
      </w:r>
    </w:p>
    <w:tbl>
      <w:tblPr>
        <w:tblStyle w:val="a9"/>
        <w:tblW w:w="0" w:type="auto"/>
        <w:tblLook w:val="04A0" w:firstRow="1" w:lastRow="0" w:firstColumn="1" w:lastColumn="0" w:noHBand="0" w:noVBand="1"/>
      </w:tblPr>
      <w:tblGrid>
        <w:gridCol w:w="9016"/>
      </w:tblGrid>
      <w:tr w:rsidR="000704DA" w:rsidRPr="002139FF" w14:paraId="2770C683" w14:textId="77777777" w:rsidTr="000704DA">
        <w:tc>
          <w:tcPr>
            <w:tcW w:w="9016" w:type="dxa"/>
          </w:tcPr>
          <w:p w14:paraId="28D2E816"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startServer(String </w:t>
            </w:r>
            <w:r w:rsidRPr="002139FF">
              <w:rPr>
                <w:rFonts w:ascii="Consolas" w:hAnsi="Consolas" w:cs="Consolas"/>
                <w:color w:val="6A3E3E"/>
                <w:kern w:val="0"/>
                <w:sz w:val="16"/>
                <w:szCs w:val="16"/>
              </w:rPr>
              <w:t>IP</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port</w:t>
            </w:r>
            <w:r w:rsidRPr="002139FF">
              <w:rPr>
                <w:rFonts w:ascii="Consolas" w:hAnsi="Consolas" w:cs="Consolas"/>
                <w:color w:val="000000"/>
                <w:kern w:val="0"/>
                <w:sz w:val="16"/>
                <w:szCs w:val="16"/>
              </w:rPr>
              <w:t>) {</w:t>
            </w:r>
          </w:p>
          <w:p w14:paraId="3E1E4F90"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2BDF0A4D"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C0"/>
                <w:kern w:val="0"/>
                <w:sz w:val="16"/>
                <w:szCs w:val="16"/>
              </w:rPr>
              <w:t>serverSocket</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ServerSocket();</w:t>
            </w:r>
          </w:p>
          <w:p w14:paraId="269AEE49"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C0"/>
                <w:kern w:val="0"/>
                <w:sz w:val="16"/>
                <w:szCs w:val="16"/>
              </w:rPr>
              <w:t>serverSocket</w:t>
            </w:r>
            <w:r w:rsidRPr="002139FF">
              <w:rPr>
                <w:rFonts w:ascii="Consolas" w:hAnsi="Consolas" w:cs="Consolas"/>
                <w:color w:val="000000"/>
                <w:kern w:val="0"/>
                <w:sz w:val="16"/>
                <w:szCs w:val="16"/>
              </w:rPr>
              <w:t>.bind(</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InetSocketAddress(</w:t>
            </w:r>
            <w:r w:rsidRPr="002139FF">
              <w:rPr>
                <w:rFonts w:ascii="Consolas" w:hAnsi="Consolas" w:cs="Consolas"/>
                <w:color w:val="6A3E3E"/>
                <w:kern w:val="0"/>
                <w:sz w:val="16"/>
                <w:szCs w:val="16"/>
              </w:rPr>
              <w:t>IP</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port</w:t>
            </w:r>
            <w:r w:rsidRPr="002139FF">
              <w:rPr>
                <w:rFonts w:ascii="Consolas" w:hAnsi="Consolas" w:cs="Consolas"/>
                <w:color w:val="000000"/>
                <w:kern w:val="0"/>
                <w:sz w:val="16"/>
                <w:szCs w:val="16"/>
              </w:rPr>
              <w:t>));</w:t>
            </w:r>
          </w:p>
          <w:p w14:paraId="20B436D8"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3CA8CB85"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.printStackTrace();</w:t>
            </w:r>
          </w:p>
          <w:p w14:paraId="329478FF"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serverSocket</w:t>
            </w:r>
            <w:r w:rsidRPr="002139FF">
              <w:rPr>
                <w:rFonts w:ascii="Consolas" w:hAnsi="Consolas" w:cs="Consolas"/>
                <w:color w:val="000000"/>
                <w:kern w:val="0"/>
                <w:sz w:val="16"/>
                <w:szCs w:val="16"/>
              </w:rPr>
              <w:t>.isClosed()) {</w:t>
            </w:r>
          </w:p>
          <w:p w14:paraId="04F293A6"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stopServer();</w:t>
            </w:r>
          </w:p>
          <w:p w14:paraId="691705F1"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334BE90F"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return</w:t>
            </w:r>
            <w:r w:rsidRPr="002139FF">
              <w:rPr>
                <w:rFonts w:ascii="Consolas" w:hAnsi="Consolas" w:cs="Consolas"/>
                <w:color w:val="000000"/>
                <w:kern w:val="0"/>
                <w:sz w:val="16"/>
                <w:szCs w:val="16"/>
              </w:rPr>
              <w:t>;</w:t>
            </w:r>
          </w:p>
          <w:p w14:paraId="0238BD9E"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55CF0FB8"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p>
          <w:p w14:paraId="039ADDF7"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3F7F5F"/>
                <w:kern w:val="0"/>
                <w:sz w:val="16"/>
                <w:szCs w:val="16"/>
              </w:rPr>
              <w:t>//</w:t>
            </w:r>
            <w:r w:rsidRPr="002139FF">
              <w:rPr>
                <w:rFonts w:ascii="Consolas" w:hAnsi="Consolas" w:cs="Consolas"/>
                <w:color w:val="3F7F5F"/>
                <w:kern w:val="0"/>
                <w:sz w:val="16"/>
                <w:szCs w:val="16"/>
              </w:rPr>
              <w:t>클라이언트</w:t>
            </w:r>
            <w:r w:rsidRPr="002139FF">
              <w:rPr>
                <w:rFonts w:ascii="Consolas" w:hAnsi="Consolas" w:cs="Consolas"/>
                <w:color w:val="3F7F5F"/>
                <w:kern w:val="0"/>
                <w:sz w:val="16"/>
                <w:szCs w:val="16"/>
              </w:rPr>
              <w:t xml:space="preserve"> </w:t>
            </w:r>
            <w:r w:rsidRPr="002139FF">
              <w:rPr>
                <w:rFonts w:ascii="Consolas" w:hAnsi="Consolas" w:cs="Consolas"/>
                <w:color w:val="3F7F5F"/>
                <w:kern w:val="0"/>
                <w:sz w:val="16"/>
                <w:szCs w:val="16"/>
              </w:rPr>
              <w:t>접속까지</w:t>
            </w:r>
            <w:r w:rsidRPr="002139FF">
              <w:rPr>
                <w:rFonts w:ascii="Consolas" w:hAnsi="Consolas" w:cs="Consolas"/>
                <w:color w:val="3F7F5F"/>
                <w:kern w:val="0"/>
                <w:sz w:val="16"/>
                <w:szCs w:val="16"/>
              </w:rPr>
              <w:t xml:space="preserve"> </w:t>
            </w:r>
            <w:r w:rsidRPr="002139FF">
              <w:rPr>
                <w:rFonts w:ascii="Consolas" w:hAnsi="Consolas" w:cs="Consolas"/>
                <w:color w:val="3F7F5F"/>
                <w:kern w:val="0"/>
                <w:sz w:val="16"/>
                <w:szCs w:val="16"/>
              </w:rPr>
              <w:t>기다리는</w:t>
            </w:r>
            <w:r w:rsidRPr="002139FF">
              <w:rPr>
                <w:rFonts w:ascii="Consolas" w:hAnsi="Consolas" w:cs="Consolas"/>
                <w:color w:val="3F7F5F"/>
                <w:kern w:val="0"/>
                <w:sz w:val="16"/>
                <w:szCs w:val="16"/>
              </w:rPr>
              <w:t xml:space="preserve"> </w:t>
            </w:r>
            <w:r w:rsidRPr="002139FF">
              <w:rPr>
                <w:rFonts w:ascii="Consolas" w:hAnsi="Consolas" w:cs="Consolas"/>
                <w:color w:val="3F7F5F"/>
                <w:kern w:val="0"/>
                <w:sz w:val="16"/>
                <w:szCs w:val="16"/>
              </w:rPr>
              <w:t>쓰레드</w:t>
            </w:r>
          </w:p>
          <w:p w14:paraId="67420839"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Runnable </w:t>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Runnable() {</w:t>
            </w:r>
          </w:p>
          <w:p w14:paraId="6B425516"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46464"/>
                <w:kern w:val="0"/>
                <w:sz w:val="16"/>
                <w:szCs w:val="16"/>
              </w:rPr>
              <w:t>@Override</w:t>
            </w:r>
          </w:p>
          <w:p w14:paraId="6AC719C9"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run() {</w:t>
            </w:r>
          </w:p>
          <w:p w14:paraId="73352A54"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while</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true</w:t>
            </w:r>
            <w:r w:rsidRPr="002139FF">
              <w:rPr>
                <w:rFonts w:ascii="Consolas" w:hAnsi="Consolas" w:cs="Consolas"/>
                <w:color w:val="000000"/>
                <w:kern w:val="0"/>
                <w:sz w:val="16"/>
                <w:szCs w:val="16"/>
              </w:rPr>
              <w:t>) {</w:t>
            </w:r>
          </w:p>
          <w:p w14:paraId="59A5D186"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4963E901"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Socket </w:t>
            </w:r>
            <w:r w:rsidRPr="002139FF">
              <w:rPr>
                <w:rFonts w:ascii="Consolas" w:hAnsi="Consolas" w:cs="Consolas"/>
                <w:color w:val="6A3E3E"/>
                <w:kern w:val="0"/>
                <w:sz w:val="16"/>
                <w:szCs w:val="16"/>
              </w:rPr>
              <w:t>socket</w:t>
            </w:r>
            <w:r w:rsidRPr="002139FF">
              <w:rPr>
                <w:rFonts w:ascii="Consolas" w:hAnsi="Consolas" w:cs="Consolas"/>
                <w:color w:val="000000"/>
                <w:kern w:val="0"/>
                <w:sz w:val="16"/>
                <w:szCs w:val="16"/>
              </w:rPr>
              <w:t xml:space="preserve"> = </w:t>
            </w:r>
            <w:r w:rsidRPr="002139FF">
              <w:rPr>
                <w:rFonts w:ascii="Consolas" w:hAnsi="Consolas" w:cs="Consolas"/>
                <w:color w:val="0000C0"/>
                <w:kern w:val="0"/>
                <w:sz w:val="16"/>
                <w:szCs w:val="16"/>
              </w:rPr>
              <w:t>serverSocket</w:t>
            </w:r>
            <w:r w:rsidRPr="002139FF">
              <w:rPr>
                <w:rFonts w:ascii="Consolas" w:hAnsi="Consolas" w:cs="Consolas"/>
                <w:color w:val="000000"/>
                <w:kern w:val="0"/>
                <w:sz w:val="16"/>
                <w:szCs w:val="16"/>
              </w:rPr>
              <w:t>.accept();</w:t>
            </w:r>
          </w:p>
          <w:p w14:paraId="18EEB7B6"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i/>
                <w:iCs/>
                <w:color w:val="0000C0"/>
                <w:kern w:val="0"/>
                <w:sz w:val="16"/>
                <w:szCs w:val="16"/>
              </w:rPr>
              <w:t>clients</w:t>
            </w:r>
            <w:r w:rsidRPr="002139FF">
              <w:rPr>
                <w:rFonts w:ascii="Consolas" w:hAnsi="Consolas" w:cs="Consolas"/>
                <w:color w:val="000000"/>
                <w:kern w:val="0"/>
                <w:sz w:val="16"/>
                <w:szCs w:val="16"/>
              </w:rPr>
              <w:t>.add(</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Client(</w:t>
            </w:r>
            <w:r w:rsidRPr="002139FF">
              <w:rPr>
                <w:rFonts w:ascii="Consolas" w:hAnsi="Consolas" w:cs="Consolas"/>
                <w:color w:val="6A3E3E"/>
                <w:kern w:val="0"/>
                <w:sz w:val="16"/>
                <w:szCs w:val="16"/>
              </w:rPr>
              <w:t>socket</w:t>
            </w:r>
            <w:r w:rsidRPr="002139FF">
              <w:rPr>
                <w:rFonts w:ascii="Consolas" w:hAnsi="Consolas" w:cs="Consolas"/>
                <w:color w:val="000000"/>
                <w:kern w:val="0"/>
                <w:sz w:val="16"/>
                <w:szCs w:val="16"/>
              </w:rPr>
              <w:t>));</w:t>
            </w:r>
          </w:p>
          <w:p w14:paraId="190A8D9F"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System.</w:t>
            </w:r>
            <w:r w:rsidRPr="002139FF">
              <w:rPr>
                <w:rFonts w:ascii="Consolas" w:hAnsi="Consolas" w:cs="Consolas"/>
                <w:b/>
                <w:bCs/>
                <w:i/>
                <w:iCs/>
                <w:color w:val="0000C0"/>
                <w:kern w:val="0"/>
                <w:sz w:val="16"/>
                <w:szCs w:val="16"/>
              </w:rPr>
              <w:t>out</w:t>
            </w:r>
            <w:r w:rsidRPr="002139FF">
              <w:rPr>
                <w:rFonts w:ascii="Consolas" w:hAnsi="Consolas" w:cs="Consolas"/>
                <w:color w:val="000000"/>
                <w:kern w:val="0"/>
                <w:sz w:val="16"/>
                <w:szCs w:val="16"/>
              </w:rPr>
              <w:t>.println(</w:t>
            </w:r>
            <w:r w:rsidRPr="002139FF">
              <w:rPr>
                <w:rFonts w:ascii="Consolas" w:hAnsi="Consolas" w:cs="Consolas"/>
                <w:color w:val="2A00FF"/>
                <w:kern w:val="0"/>
                <w:sz w:val="16"/>
                <w:szCs w:val="16"/>
              </w:rPr>
              <w:t>"</w:t>
            </w:r>
            <w:r w:rsidRPr="002139FF">
              <w:rPr>
                <w:rFonts w:ascii="Consolas" w:hAnsi="Consolas" w:cs="Consolas"/>
                <w:color w:val="2A00FF"/>
                <w:kern w:val="0"/>
                <w:sz w:val="16"/>
                <w:szCs w:val="16"/>
              </w:rPr>
              <w:t>클라이언트</w:t>
            </w:r>
            <w:r w:rsidRPr="002139FF">
              <w:rPr>
                <w:rFonts w:ascii="Consolas" w:hAnsi="Consolas" w:cs="Consolas"/>
                <w:color w:val="2A00FF"/>
                <w:kern w:val="0"/>
                <w:sz w:val="16"/>
                <w:szCs w:val="16"/>
              </w:rPr>
              <w:t xml:space="preserve"> </w:t>
            </w:r>
            <w:r w:rsidRPr="002139FF">
              <w:rPr>
                <w:rFonts w:ascii="Consolas" w:hAnsi="Consolas" w:cs="Consolas"/>
                <w:color w:val="2A00FF"/>
                <w:kern w:val="0"/>
                <w:sz w:val="16"/>
                <w:szCs w:val="16"/>
              </w:rPr>
              <w:t>접속</w:t>
            </w:r>
            <w:r w:rsidRPr="002139FF">
              <w:rPr>
                <w:rFonts w:ascii="Consolas" w:hAnsi="Consolas" w:cs="Consolas"/>
                <w:color w:val="2A00FF"/>
                <w:kern w:val="0"/>
                <w:sz w:val="16"/>
                <w:szCs w:val="16"/>
              </w:rPr>
              <w:t>"</w:t>
            </w:r>
            <w:r w:rsidRPr="002139FF">
              <w:rPr>
                <w:rFonts w:ascii="Consolas" w:hAnsi="Consolas" w:cs="Consolas"/>
                <w:color w:val="000000"/>
                <w:kern w:val="0"/>
                <w:sz w:val="16"/>
                <w:szCs w:val="16"/>
              </w:rPr>
              <w:t xml:space="preserve"> + </w:t>
            </w:r>
            <w:r w:rsidRPr="002139FF">
              <w:rPr>
                <w:rFonts w:ascii="Consolas" w:hAnsi="Consolas" w:cs="Consolas"/>
                <w:color w:val="6A3E3E"/>
                <w:kern w:val="0"/>
                <w:sz w:val="16"/>
                <w:szCs w:val="16"/>
              </w:rPr>
              <w:t>socket</w:t>
            </w:r>
            <w:r w:rsidRPr="002139FF">
              <w:rPr>
                <w:rFonts w:ascii="Consolas" w:hAnsi="Consolas" w:cs="Consolas"/>
                <w:color w:val="000000"/>
                <w:kern w:val="0"/>
                <w:sz w:val="16"/>
                <w:szCs w:val="16"/>
              </w:rPr>
              <w:t xml:space="preserve">.getRemoteSocketAddress() + </w:t>
            </w:r>
            <w:r w:rsidRPr="002139FF">
              <w:rPr>
                <w:rFonts w:ascii="Consolas" w:hAnsi="Consolas" w:cs="Consolas"/>
                <w:color w:val="2A00FF"/>
                <w:kern w:val="0"/>
                <w:sz w:val="16"/>
                <w:szCs w:val="16"/>
              </w:rPr>
              <w:t>" : "</w:t>
            </w:r>
            <w:r w:rsidRPr="002139FF">
              <w:rPr>
                <w:rFonts w:ascii="Consolas" w:hAnsi="Consolas" w:cs="Consolas"/>
                <w:color w:val="000000"/>
                <w:kern w:val="0"/>
                <w:sz w:val="16"/>
                <w:szCs w:val="16"/>
              </w:rPr>
              <w:t xml:space="preserve"> + Thread.</w:t>
            </w:r>
            <w:r w:rsidRPr="002139FF">
              <w:rPr>
                <w:rFonts w:ascii="Consolas" w:hAnsi="Consolas" w:cs="Consolas"/>
                <w:i/>
                <w:iCs/>
                <w:color w:val="000000"/>
                <w:kern w:val="0"/>
                <w:sz w:val="16"/>
                <w:szCs w:val="16"/>
              </w:rPr>
              <w:t>currentThread</w:t>
            </w:r>
            <w:r w:rsidRPr="002139FF">
              <w:rPr>
                <w:rFonts w:ascii="Consolas" w:hAnsi="Consolas" w:cs="Consolas"/>
                <w:color w:val="000000"/>
                <w:kern w:val="0"/>
                <w:sz w:val="16"/>
                <w:szCs w:val="16"/>
              </w:rPr>
              <w:t>().getName());</w:t>
            </w:r>
          </w:p>
          <w:p w14:paraId="44E7D1B2"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0C6477B4"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serverSocket</w:t>
            </w:r>
            <w:r w:rsidRPr="002139FF">
              <w:rPr>
                <w:rFonts w:ascii="Consolas" w:hAnsi="Consolas" w:cs="Consolas"/>
                <w:color w:val="000000"/>
                <w:kern w:val="0"/>
                <w:sz w:val="16"/>
                <w:szCs w:val="16"/>
              </w:rPr>
              <w:t>.isClosed()) {</w:t>
            </w:r>
          </w:p>
          <w:p w14:paraId="0550E64C"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stopServer();</w:t>
            </w:r>
          </w:p>
          <w:p w14:paraId="0B9FA40A"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0664D07A"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break</w:t>
            </w:r>
            <w:r w:rsidRPr="002139FF">
              <w:rPr>
                <w:rFonts w:ascii="Consolas" w:hAnsi="Consolas" w:cs="Consolas"/>
                <w:color w:val="000000"/>
                <w:kern w:val="0"/>
                <w:sz w:val="16"/>
                <w:szCs w:val="16"/>
              </w:rPr>
              <w:t>;</w:t>
            </w:r>
          </w:p>
          <w:p w14:paraId="649E9EAD"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343A4231"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3A0A287E"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p>
          <w:p w14:paraId="32C049AF"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p>
          <w:p w14:paraId="15D7853C"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081F0D4A"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i/>
                <w:iCs/>
                <w:color w:val="0000C0"/>
                <w:kern w:val="0"/>
                <w:sz w:val="16"/>
                <w:szCs w:val="16"/>
              </w:rPr>
              <w:t>threadPool</w:t>
            </w:r>
            <w:r w:rsidRPr="002139FF">
              <w:rPr>
                <w:rFonts w:ascii="Consolas" w:hAnsi="Consolas" w:cs="Consolas"/>
                <w:color w:val="000000"/>
                <w:kern w:val="0"/>
                <w:sz w:val="16"/>
                <w:szCs w:val="16"/>
              </w:rPr>
              <w:t xml:space="preserve"> = Executors.</w:t>
            </w:r>
            <w:r w:rsidRPr="002139FF">
              <w:rPr>
                <w:rFonts w:ascii="Consolas" w:hAnsi="Consolas" w:cs="Consolas"/>
                <w:i/>
                <w:iCs/>
                <w:color w:val="000000"/>
                <w:kern w:val="0"/>
                <w:sz w:val="16"/>
                <w:szCs w:val="16"/>
              </w:rPr>
              <w:t>newCachedThreadPool</w:t>
            </w:r>
            <w:r w:rsidRPr="002139FF">
              <w:rPr>
                <w:rFonts w:ascii="Consolas" w:hAnsi="Consolas" w:cs="Consolas"/>
                <w:color w:val="000000"/>
                <w:kern w:val="0"/>
                <w:sz w:val="16"/>
                <w:szCs w:val="16"/>
              </w:rPr>
              <w:t>();</w:t>
            </w:r>
          </w:p>
          <w:p w14:paraId="2A4D9618" w14:textId="77777777" w:rsidR="000704DA" w:rsidRPr="002139FF" w:rsidRDefault="000704DA" w:rsidP="000704DA">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i/>
                <w:iCs/>
                <w:color w:val="0000C0"/>
                <w:kern w:val="0"/>
                <w:sz w:val="16"/>
                <w:szCs w:val="16"/>
              </w:rPr>
              <w:t>threadPool</w:t>
            </w:r>
            <w:r w:rsidRPr="002139FF">
              <w:rPr>
                <w:rFonts w:ascii="Consolas" w:hAnsi="Consolas" w:cs="Consolas"/>
                <w:color w:val="000000"/>
                <w:kern w:val="0"/>
                <w:sz w:val="16"/>
                <w:szCs w:val="16"/>
              </w:rPr>
              <w:t>.submit(</w:t>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w:t>
            </w:r>
          </w:p>
          <w:p w14:paraId="557C9519" w14:textId="5E0A72CD" w:rsidR="000704DA" w:rsidRPr="002139FF" w:rsidRDefault="000704DA"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w:t>
            </w:r>
          </w:p>
        </w:tc>
      </w:tr>
    </w:tbl>
    <w:p w14:paraId="58062420" w14:textId="1CE5F0BA" w:rsidR="00735677" w:rsidRDefault="00735677" w:rsidP="00735677">
      <w:pPr>
        <w:pStyle w:val="a3"/>
      </w:pPr>
    </w:p>
    <w:p w14:paraId="3C50D4E1" w14:textId="77777777" w:rsidR="002139FF" w:rsidRPr="00735677" w:rsidRDefault="002139FF" w:rsidP="00735677">
      <w:pPr>
        <w:pStyle w:val="a3"/>
      </w:pPr>
    </w:p>
    <w:tbl>
      <w:tblPr>
        <w:tblStyle w:val="a9"/>
        <w:tblW w:w="0" w:type="auto"/>
        <w:tblLook w:val="04A0" w:firstRow="1" w:lastRow="0" w:firstColumn="1" w:lastColumn="0" w:noHBand="0" w:noVBand="1"/>
      </w:tblPr>
      <w:tblGrid>
        <w:gridCol w:w="9016"/>
      </w:tblGrid>
      <w:tr w:rsidR="00735677" w14:paraId="29E67003" w14:textId="77777777" w:rsidTr="00735677">
        <w:tc>
          <w:tcPr>
            <w:tcW w:w="9016" w:type="dxa"/>
          </w:tcPr>
          <w:p w14:paraId="6BE1F3B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startClient(String </w:t>
            </w:r>
            <w:r w:rsidRPr="002139FF">
              <w:rPr>
                <w:rFonts w:ascii="Consolas" w:hAnsi="Consolas" w:cs="Consolas"/>
                <w:color w:val="6A3E3E"/>
                <w:kern w:val="0"/>
                <w:sz w:val="16"/>
                <w:szCs w:val="16"/>
              </w:rPr>
              <w:t>IP</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port</w:t>
            </w:r>
            <w:r w:rsidRPr="002139FF">
              <w:rPr>
                <w:rFonts w:ascii="Consolas" w:hAnsi="Consolas" w:cs="Consolas"/>
                <w:color w:val="000000"/>
                <w:kern w:val="0"/>
                <w:sz w:val="16"/>
                <w:szCs w:val="16"/>
              </w:rPr>
              <w:t>) {</w:t>
            </w:r>
          </w:p>
          <w:p w14:paraId="564EC303"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Thread </w:t>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Thread() {</w:t>
            </w:r>
          </w:p>
          <w:p w14:paraId="269C31B8"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run() {</w:t>
            </w:r>
          </w:p>
          <w:p w14:paraId="512C1B5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242194A0"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Socket(</w:t>
            </w:r>
            <w:r w:rsidRPr="002139FF">
              <w:rPr>
                <w:rFonts w:ascii="Consolas" w:hAnsi="Consolas" w:cs="Consolas"/>
                <w:color w:val="6A3E3E"/>
                <w:kern w:val="0"/>
                <w:sz w:val="16"/>
                <w:szCs w:val="16"/>
              </w:rPr>
              <w:t>IP</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port</w:t>
            </w:r>
            <w:r w:rsidRPr="002139FF">
              <w:rPr>
                <w:rFonts w:ascii="Consolas" w:hAnsi="Consolas" w:cs="Consolas"/>
                <w:color w:val="000000"/>
                <w:kern w:val="0"/>
                <w:sz w:val="16"/>
                <w:szCs w:val="16"/>
              </w:rPr>
              <w:t>);</w:t>
            </w:r>
          </w:p>
          <w:p w14:paraId="374F848F"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receive();</w:t>
            </w:r>
          </w:p>
          <w:p w14:paraId="009D31E7"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 (Exception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2990172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 xml:space="preserve"> (!</w:t>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.isClosed()) {</w:t>
            </w:r>
          </w:p>
          <w:p w14:paraId="17D406E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stopClient();</w:t>
            </w:r>
          </w:p>
          <w:p w14:paraId="3C19E748"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System.</w:t>
            </w:r>
            <w:r w:rsidRPr="002139FF">
              <w:rPr>
                <w:rFonts w:ascii="Consolas" w:hAnsi="Consolas" w:cs="Consolas"/>
                <w:b/>
                <w:bCs/>
                <w:i/>
                <w:iCs/>
                <w:color w:val="0000C0"/>
                <w:kern w:val="0"/>
                <w:sz w:val="16"/>
                <w:szCs w:val="16"/>
              </w:rPr>
              <w:t>out</w:t>
            </w:r>
            <w:r w:rsidRPr="002139FF">
              <w:rPr>
                <w:rFonts w:ascii="Consolas" w:hAnsi="Consolas" w:cs="Consolas"/>
                <w:color w:val="000000"/>
                <w:kern w:val="0"/>
                <w:sz w:val="16"/>
                <w:szCs w:val="16"/>
              </w:rPr>
              <w:t>.println(</w:t>
            </w:r>
            <w:r w:rsidRPr="002139FF">
              <w:rPr>
                <w:rFonts w:ascii="Consolas" w:hAnsi="Consolas" w:cs="Consolas"/>
                <w:color w:val="2A00FF"/>
                <w:kern w:val="0"/>
                <w:sz w:val="16"/>
                <w:szCs w:val="16"/>
              </w:rPr>
              <w:t>"</w:t>
            </w:r>
            <w:r w:rsidRPr="002139FF">
              <w:rPr>
                <w:rFonts w:ascii="Consolas" w:hAnsi="Consolas" w:cs="Consolas"/>
                <w:color w:val="2A00FF"/>
                <w:kern w:val="0"/>
                <w:sz w:val="16"/>
                <w:szCs w:val="16"/>
              </w:rPr>
              <w:t>서버</w:t>
            </w:r>
            <w:r w:rsidRPr="002139FF">
              <w:rPr>
                <w:rFonts w:ascii="Consolas" w:hAnsi="Consolas" w:cs="Consolas"/>
                <w:color w:val="2A00FF"/>
                <w:kern w:val="0"/>
                <w:sz w:val="16"/>
                <w:szCs w:val="16"/>
              </w:rPr>
              <w:t xml:space="preserve"> </w:t>
            </w:r>
            <w:r w:rsidRPr="002139FF">
              <w:rPr>
                <w:rFonts w:ascii="Consolas" w:hAnsi="Consolas" w:cs="Consolas"/>
                <w:color w:val="2A00FF"/>
                <w:kern w:val="0"/>
                <w:sz w:val="16"/>
                <w:szCs w:val="16"/>
              </w:rPr>
              <w:t>접속</w:t>
            </w:r>
            <w:r w:rsidRPr="002139FF">
              <w:rPr>
                <w:rFonts w:ascii="Consolas" w:hAnsi="Consolas" w:cs="Consolas"/>
                <w:color w:val="2A00FF"/>
                <w:kern w:val="0"/>
                <w:sz w:val="16"/>
                <w:szCs w:val="16"/>
              </w:rPr>
              <w:t xml:space="preserve"> </w:t>
            </w:r>
            <w:r w:rsidRPr="002139FF">
              <w:rPr>
                <w:rFonts w:ascii="Consolas" w:hAnsi="Consolas" w:cs="Consolas"/>
                <w:color w:val="2A00FF"/>
                <w:kern w:val="0"/>
                <w:sz w:val="16"/>
                <w:szCs w:val="16"/>
              </w:rPr>
              <w:t>실패</w:t>
            </w:r>
            <w:r w:rsidRPr="002139FF">
              <w:rPr>
                <w:rFonts w:ascii="Consolas" w:hAnsi="Consolas" w:cs="Consolas"/>
                <w:color w:val="2A00FF"/>
                <w:kern w:val="0"/>
                <w:sz w:val="16"/>
                <w:szCs w:val="16"/>
              </w:rPr>
              <w:t>"</w:t>
            </w:r>
            <w:r w:rsidRPr="002139FF">
              <w:rPr>
                <w:rFonts w:ascii="Consolas" w:hAnsi="Consolas" w:cs="Consolas"/>
                <w:color w:val="000000"/>
                <w:kern w:val="0"/>
                <w:sz w:val="16"/>
                <w:szCs w:val="16"/>
              </w:rPr>
              <w:t>);</w:t>
            </w:r>
          </w:p>
          <w:p w14:paraId="48CA940D"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Platform.</w:t>
            </w:r>
            <w:r w:rsidRPr="002139FF">
              <w:rPr>
                <w:rFonts w:ascii="Consolas" w:hAnsi="Consolas" w:cs="Consolas"/>
                <w:i/>
                <w:iCs/>
                <w:color w:val="000000"/>
                <w:kern w:val="0"/>
                <w:sz w:val="16"/>
                <w:szCs w:val="16"/>
              </w:rPr>
              <w:t>exit</w:t>
            </w:r>
            <w:r w:rsidRPr="002139FF">
              <w:rPr>
                <w:rFonts w:ascii="Consolas" w:hAnsi="Consolas" w:cs="Consolas"/>
                <w:color w:val="000000"/>
                <w:kern w:val="0"/>
                <w:sz w:val="16"/>
                <w:szCs w:val="16"/>
              </w:rPr>
              <w:t>();</w:t>
            </w:r>
          </w:p>
          <w:p w14:paraId="1E9EA59E"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474471A5"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27C89937" w14:textId="77777777" w:rsidR="004E288C" w:rsidRPr="002139FF" w:rsidRDefault="004E288C" w:rsidP="004E288C">
            <w:pPr>
              <w:wordWrap/>
              <w:adjustRightInd w:val="0"/>
              <w:jc w:val="left"/>
              <w:rPr>
                <w:rFonts w:ascii="Consolas" w:hAnsi="Consolas" w:cs="Consolas"/>
                <w:kern w:val="0"/>
                <w:sz w:val="16"/>
                <w:szCs w:val="16"/>
              </w:rPr>
            </w:pPr>
          </w:p>
          <w:p w14:paraId="55AA976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0C7EAAF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7270FB0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.start();</w:t>
            </w:r>
          </w:p>
          <w:p w14:paraId="6FA1B695" w14:textId="735B11B5" w:rsidR="00735677" w:rsidRPr="002139FF" w:rsidRDefault="004E288C" w:rsidP="004E288C">
            <w:pPr>
              <w:rPr>
                <w:sz w:val="16"/>
                <w:szCs w:val="16"/>
              </w:rPr>
            </w:pPr>
            <w:r w:rsidRPr="002139FF">
              <w:rPr>
                <w:rFonts w:ascii="Consolas" w:hAnsi="Consolas" w:cs="Consolas"/>
                <w:color w:val="000000"/>
                <w:kern w:val="0"/>
                <w:sz w:val="16"/>
                <w:szCs w:val="16"/>
              </w:rPr>
              <w:tab/>
              <w:t>}</w:t>
            </w:r>
          </w:p>
        </w:tc>
      </w:tr>
    </w:tbl>
    <w:p w14:paraId="6891F956" w14:textId="07C348C4" w:rsidR="00735677" w:rsidRDefault="00735677" w:rsidP="00BB5B31"/>
    <w:tbl>
      <w:tblPr>
        <w:tblStyle w:val="a9"/>
        <w:tblW w:w="0" w:type="auto"/>
        <w:tblLook w:val="04A0" w:firstRow="1" w:lastRow="0" w:firstColumn="1" w:lastColumn="0" w:noHBand="0" w:noVBand="1"/>
      </w:tblPr>
      <w:tblGrid>
        <w:gridCol w:w="9016"/>
      </w:tblGrid>
      <w:tr w:rsidR="004E288C" w:rsidRPr="002139FF" w14:paraId="02715E57" w14:textId="77777777" w:rsidTr="004E288C">
        <w:tc>
          <w:tcPr>
            <w:tcW w:w="9016" w:type="dxa"/>
          </w:tcPr>
          <w:p w14:paraId="5A87061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shd w:val="clear" w:color="auto" w:fill="D4D4D4"/>
              </w:rPr>
              <w:t>void</w:t>
            </w:r>
            <w:r w:rsidRPr="002139FF">
              <w:rPr>
                <w:rFonts w:ascii="Consolas" w:hAnsi="Consolas" w:cs="Consolas"/>
                <w:color w:val="000000"/>
                <w:kern w:val="0"/>
                <w:sz w:val="16"/>
                <w:szCs w:val="16"/>
              </w:rPr>
              <w:t xml:space="preserve"> stopClient() {</w:t>
            </w:r>
          </w:p>
          <w:p w14:paraId="09009A2A"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7726E48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&amp;&amp; !</w:t>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.isClosed()) {</w:t>
            </w:r>
          </w:p>
          <w:p w14:paraId="2A19A30D"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.close();</w:t>
            </w:r>
          </w:p>
          <w:p w14:paraId="3490F06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37629E18"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5D57C4ED"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.printStackTrace();</w:t>
            </w:r>
          </w:p>
          <w:p w14:paraId="0B2A998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05F42663" w14:textId="7C4FC8CB" w:rsidR="004E288C" w:rsidRPr="002139FF" w:rsidRDefault="004E288C" w:rsidP="004E288C">
            <w:pPr>
              <w:rPr>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shd w:val="clear" w:color="auto" w:fill="D4D4D4"/>
              </w:rPr>
              <w:t>}</w:t>
            </w:r>
          </w:p>
        </w:tc>
      </w:tr>
    </w:tbl>
    <w:p w14:paraId="69CB2BFE" w14:textId="1BD71945" w:rsidR="004E288C" w:rsidRDefault="004E288C" w:rsidP="00BB5B31"/>
    <w:tbl>
      <w:tblPr>
        <w:tblStyle w:val="a9"/>
        <w:tblW w:w="0" w:type="auto"/>
        <w:tblLook w:val="04A0" w:firstRow="1" w:lastRow="0" w:firstColumn="1" w:lastColumn="0" w:noHBand="0" w:noVBand="1"/>
      </w:tblPr>
      <w:tblGrid>
        <w:gridCol w:w="9016"/>
      </w:tblGrid>
      <w:tr w:rsidR="004E288C" w:rsidRPr="002139FF" w14:paraId="29333907" w14:textId="77777777" w:rsidTr="004E288C">
        <w:tc>
          <w:tcPr>
            <w:tcW w:w="9016" w:type="dxa"/>
          </w:tcPr>
          <w:p w14:paraId="472EDDC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receive() {</w:t>
            </w:r>
          </w:p>
          <w:p w14:paraId="6BFF4EBE"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while</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true</w:t>
            </w:r>
            <w:r w:rsidRPr="002139FF">
              <w:rPr>
                <w:rFonts w:ascii="Consolas" w:hAnsi="Consolas" w:cs="Consolas"/>
                <w:color w:val="000000"/>
                <w:kern w:val="0"/>
                <w:sz w:val="16"/>
                <w:szCs w:val="16"/>
              </w:rPr>
              <w:t>) {</w:t>
            </w:r>
          </w:p>
          <w:p w14:paraId="3C7CD05A"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1B51D3F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InputStream </w:t>
            </w:r>
            <w:r w:rsidRPr="002139FF">
              <w:rPr>
                <w:rFonts w:ascii="Consolas" w:hAnsi="Consolas" w:cs="Consolas"/>
                <w:color w:val="6A3E3E"/>
                <w:kern w:val="0"/>
                <w:sz w:val="16"/>
                <w:szCs w:val="16"/>
              </w:rPr>
              <w:t>in</w:t>
            </w:r>
            <w:r w:rsidRPr="002139FF">
              <w:rPr>
                <w:rFonts w:ascii="Consolas" w:hAnsi="Consolas" w:cs="Consolas"/>
                <w:color w:val="000000"/>
                <w:kern w:val="0"/>
                <w:sz w:val="16"/>
                <w:szCs w:val="16"/>
              </w:rPr>
              <w:t xml:space="preserve"> = </w:t>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.getInputStream();</w:t>
            </w:r>
          </w:p>
          <w:p w14:paraId="2D3D078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byte</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buffer</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byte</w:t>
            </w:r>
            <w:r w:rsidRPr="002139FF">
              <w:rPr>
                <w:rFonts w:ascii="Consolas" w:hAnsi="Consolas" w:cs="Consolas"/>
                <w:color w:val="000000"/>
                <w:kern w:val="0"/>
                <w:sz w:val="16"/>
                <w:szCs w:val="16"/>
              </w:rPr>
              <w:t>[512];</w:t>
            </w:r>
          </w:p>
          <w:p w14:paraId="19561E8F"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int</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length</w:t>
            </w:r>
            <w:r w:rsidRPr="002139FF">
              <w:rPr>
                <w:rFonts w:ascii="Consolas" w:hAnsi="Consolas" w:cs="Consolas"/>
                <w:color w:val="000000"/>
                <w:kern w:val="0"/>
                <w:sz w:val="16"/>
                <w:szCs w:val="16"/>
              </w:rPr>
              <w:t xml:space="preserve"> = </w:t>
            </w:r>
            <w:r w:rsidRPr="002139FF">
              <w:rPr>
                <w:rFonts w:ascii="Consolas" w:hAnsi="Consolas" w:cs="Consolas"/>
                <w:color w:val="6A3E3E"/>
                <w:kern w:val="0"/>
                <w:sz w:val="16"/>
                <w:szCs w:val="16"/>
              </w:rPr>
              <w:t>in</w:t>
            </w:r>
            <w:r w:rsidRPr="002139FF">
              <w:rPr>
                <w:rFonts w:ascii="Consolas" w:hAnsi="Consolas" w:cs="Consolas"/>
                <w:color w:val="000000"/>
                <w:kern w:val="0"/>
                <w:sz w:val="16"/>
                <w:szCs w:val="16"/>
              </w:rPr>
              <w:t>.read(</w:t>
            </w:r>
            <w:r w:rsidRPr="002139FF">
              <w:rPr>
                <w:rFonts w:ascii="Consolas" w:hAnsi="Consolas" w:cs="Consolas"/>
                <w:color w:val="6A3E3E"/>
                <w:kern w:val="0"/>
                <w:sz w:val="16"/>
                <w:szCs w:val="16"/>
              </w:rPr>
              <w:t>buffer</w:t>
            </w:r>
            <w:r w:rsidRPr="002139FF">
              <w:rPr>
                <w:rFonts w:ascii="Consolas" w:hAnsi="Consolas" w:cs="Consolas"/>
                <w:color w:val="000000"/>
                <w:kern w:val="0"/>
                <w:sz w:val="16"/>
                <w:szCs w:val="16"/>
              </w:rPr>
              <w:t>);</w:t>
            </w:r>
          </w:p>
          <w:p w14:paraId="17DF11FE"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length</w:t>
            </w:r>
            <w:r w:rsidRPr="002139FF">
              <w:rPr>
                <w:rFonts w:ascii="Consolas" w:hAnsi="Consolas" w:cs="Consolas"/>
                <w:color w:val="000000"/>
                <w:kern w:val="0"/>
                <w:sz w:val="16"/>
                <w:szCs w:val="16"/>
              </w:rPr>
              <w:t xml:space="preserve"> == -1)</w:t>
            </w:r>
          </w:p>
          <w:p w14:paraId="63C20008"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throw</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IOException();</w:t>
            </w:r>
          </w:p>
          <w:p w14:paraId="24882D0B"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String </w:t>
            </w:r>
            <w:r w:rsidRPr="002139FF">
              <w:rPr>
                <w:rFonts w:ascii="Consolas" w:hAnsi="Consolas" w:cs="Consolas"/>
                <w:color w:val="6A3E3E"/>
                <w:kern w:val="0"/>
                <w:sz w:val="16"/>
                <w:szCs w:val="16"/>
              </w:rPr>
              <w:t>message</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String(</w:t>
            </w:r>
            <w:r w:rsidRPr="002139FF">
              <w:rPr>
                <w:rFonts w:ascii="Consolas" w:hAnsi="Consolas" w:cs="Consolas"/>
                <w:color w:val="6A3E3E"/>
                <w:kern w:val="0"/>
                <w:sz w:val="16"/>
                <w:szCs w:val="16"/>
              </w:rPr>
              <w:t>buffer</w:t>
            </w:r>
            <w:r w:rsidRPr="002139FF">
              <w:rPr>
                <w:rFonts w:ascii="Consolas" w:hAnsi="Consolas" w:cs="Consolas"/>
                <w:color w:val="000000"/>
                <w:kern w:val="0"/>
                <w:sz w:val="16"/>
                <w:szCs w:val="16"/>
              </w:rPr>
              <w:t xml:space="preserve">, 0, </w:t>
            </w:r>
            <w:r w:rsidRPr="002139FF">
              <w:rPr>
                <w:rFonts w:ascii="Consolas" w:hAnsi="Consolas" w:cs="Consolas"/>
                <w:color w:val="6A3E3E"/>
                <w:kern w:val="0"/>
                <w:sz w:val="16"/>
                <w:szCs w:val="16"/>
              </w:rPr>
              <w:t>length</w:t>
            </w:r>
            <w:r w:rsidRPr="002139FF">
              <w:rPr>
                <w:rFonts w:ascii="Consolas" w:hAnsi="Consolas" w:cs="Consolas"/>
                <w:color w:val="000000"/>
                <w:kern w:val="0"/>
                <w:sz w:val="16"/>
                <w:szCs w:val="16"/>
              </w:rPr>
              <w:t xml:space="preserve">, </w:t>
            </w:r>
            <w:r w:rsidRPr="002139FF">
              <w:rPr>
                <w:rFonts w:ascii="Consolas" w:hAnsi="Consolas" w:cs="Consolas"/>
                <w:color w:val="2A00FF"/>
                <w:kern w:val="0"/>
                <w:sz w:val="16"/>
                <w:szCs w:val="16"/>
              </w:rPr>
              <w:t>"UTF-8"</w:t>
            </w:r>
            <w:r w:rsidRPr="002139FF">
              <w:rPr>
                <w:rFonts w:ascii="Consolas" w:hAnsi="Consolas" w:cs="Consolas"/>
                <w:color w:val="000000"/>
                <w:kern w:val="0"/>
                <w:sz w:val="16"/>
                <w:szCs w:val="16"/>
              </w:rPr>
              <w:t>);</w:t>
            </w:r>
          </w:p>
          <w:p w14:paraId="1734B55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String[] </w:t>
            </w:r>
            <w:r w:rsidRPr="002139FF">
              <w:rPr>
                <w:rFonts w:ascii="Consolas" w:hAnsi="Consolas" w:cs="Consolas"/>
                <w:color w:val="6A3E3E"/>
                <w:kern w:val="0"/>
                <w:sz w:val="16"/>
                <w:szCs w:val="16"/>
              </w:rPr>
              <w:t>strarr</w:t>
            </w:r>
            <w:r w:rsidRPr="002139FF">
              <w:rPr>
                <w:rFonts w:ascii="Consolas" w:hAnsi="Consolas" w:cs="Consolas"/>
                <w:color w:val="000000"/>
                <w:kern w:val="0"/>
                <w:sz w:val="16"/>
                <w:szCs w:val="16"/>
              </w:rPr>
              <w:t xml:space="preserve"> = </w:t>
            </w:r>
            <w:r w:rsidRPr="002139FF">
              <w:rPr>
                <w:rFonts w:ascii="Consolas" w:hAnsi="Consolas" w:cs="Consolas"/>
                <w:color w:val="6A3E3E"/>
                <w:kern w:val="0"/>
                <w:sz w:val="16"/>
                <w:szCs w:val="16"/>
              </w:rPr>
              <w:t>message</w:t>
            </w:r>
            <w:r w:rsidRPr="002139FF">
              <w:rPr>
                <w:rFonts w:ascii="Consolas" w:hAnsi="Consolas" w:cs="Consolas"/>
                <w:color w:val="000000"/>
                <w:kern w:val="0"/>
                <w:sz w:val="16"/>
                <w:szCs w:val="16"/>
              </w:rPr>
              <w:t>.split(</w:t>
            </w:r>
            <w:r w:rsidRPr="002139FF">
              <w:rPr>
                <w:rFonts w:ascii="Consolas" w:hAnsi="Consolas" w:cs="Consolas"/>
                <w:color w:val="2A00FF"/>
                <w:kern w:val="0"/>
                <w:sz w:val="16"/>
                <w:szCs w:val="16"/>
              </w:rPr>
              <w:t>" "</w:t>
            </w:r>
            <w:r w:rsidRPr="002139FF">
              <w:rPr>
                <w:rFonts w:ascii="Consolas" w:hAnsi="Consolas" w:cs="Consolas"/>
                <w:color w:val="000000"/>
                <w:kern w:val="0"/>
                <w:sz w:val="16"/>
                <w:szCs w:val="16"/>
              </w:rPr>
              <w:t xml:space="preserve">);  </w:t>
            </w:r>
          </w:p>
          <w:p w14:paraId="5C1CD8B7"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strarr</w:t>
            </w:r>
            <w:r w:rsidRPr="002139FF">
              <w:rPr>
                <w:rFonts w:ascii="Consolas" w:hAnsi="Consolas" w:cs="Consolas"/>
                <w:color w:val="000000"/>
                <w:kern w:val="0"/>
                <w:sz w:val="16"/>
                <w:szCs w:val="16"/>
              </w:rPr>
              <w:t>[0].equals(</w:t>
            </w:r>
            <w:r w:rsidRPr="002139FF">
              <w:rPr>
                <w:rFonts w:ascii="Consolas" w:hAnsi="Consolas" w:cs="Consolas"/>
                <w:color w:val="0000C0"/>
                <w:kern w:val="0"/>
                <w:sz w:val="16"/>
                <w:szCs w:val="16"/>
              </w:rPr>
              <w:t>userName</w:t>
            </w:r>
            <w:r w:rsidRPr="002139FF">
              <w:rPr>
                <w:rFonts w:ascii="Consolas" w:hAnsi="Consolas" w:cs="Consolas"/>
                <w:color w:val="000000"/>
                <w:kern w:val="0"/>
                <w:sz w:val="16"/>
                <w:szCs w:val="16"/>
              </w:rPr>
              <w:t>)) {</w:t>
            </w:r>
          </w:p>
          <w:p w14:paraId="59B2BAB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strarr</w:t>
            </w:r>
            <w:r w:rsidRPr="002139FF">
              <w:rPr>
                <w:rFonts w:ascii="Consolas" w:hAnsi="Consolas" w:cs="Consolas"/>
                <w:color w:val="000000"/>
                <w:kern w:val="0"/>
                <w:sz w:val="16"/>
                <w:szCs w:val="16"/>
              </w:rPr>
              <w:t>[1].equals(</w:t>
            </w:r>
            <w:r w:rsidRPr="002139FF">
              <w:rPr>
                <w:rFonts w:ascii="Consolas" w:hAnsi="Consolas" w:cs="Consolas"/>
                <w:color w:val="2A00FF"/>
                <w:kern w:val="0"/>
                <w:sz w:val="16"/>
                <w:szCs w:val="16"/>
              </w:rPr>
              <w:t>"finish"</w:t>
            </w:r>
            <w:r w:rsidRPr="002139FF">
              <w:rPr>
                <w:rFonts w:ascii="Consolas" w:hAnsi="Consolas" w:cs="Consolas"/>
                <w:color w:val="000000"/>
                <w:kern w:val="0"/>
                <w:sz w:val="16"/>
                <w:szCs w:val="16"/>
              </w:rPr>
              <w:t>)) {</w:t>
            </w:r>
          </w:p>
          <w:p w14:paraId="38B227AB"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JOptionPane.</w:t>
            </w:r>
            <w:r w:rsidRPr="002139FF">
              <w:rPr>
                <w:rFonts w:ascii="Consolas" w:hAnsi="Consolas" w:cs="Consolas"/>
                <w:i/>
                <w:iCs/>
                <w:color w:val="000000"/>
                <w:kern w:val="0"/>
                <w:sz w:val="16"/>
                <w:szCs w:val="16"/>
              </w:rPr>
              <w:t>showMessageDialog</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w:t>
            </w:r>
            <w:r w:rsidRPr="002139FF">
              <w:rPr>
                <w:rFonts w:ascii="Consolas" w:hAnsi="Consolas" w:cs="Consolas"/>
                <w:color w:val="0000C0"/>
                <w:kern w:val="0"/>
                <w:sz w:val="16"/>
                <w:szCs w:val="16"/>
              </w:rPr>
              <w:t>userName</w:t>
            </w:r>
            <w:r w:rsidRPr="002139FF">
              <w:rPr>
                <w:rFonts w:ascii="Consolas" w:hAnsi="Consolas" w:cs="Consolas"/>
                <w:color w:val="000000"/>
                <w:kern w:val="0"/>
                <w:sz w:val="16"/>
                <w:szCs w:val="16"/>
              </w:rPr>
              <w:t xml:space="preserve"> + </w:t>
            </w:r>
            <w:r w:rsidRPr="002139FF">
              <w:rPr>
                <w:rFonts w:ascii="Consolas" w:hAnsi="Consolas" w:cs="Consolas"/>
                <w:color w:val="2A00FF"/>
                <w:kern w:val="0"/>
                <w:sz w:val="16"/>
                <w:szCs w:val="16"/>
              </w:rPr>
              <w:t>" win"</w:t>
            </w:r>
            <w:r w:rsidRPr="002139FF">
              <w:rPr>
                <w:rFonts w:ascii="Consolas" w:hAnsi="Consolas" w:cs="Consolas"/>
                <w:color w:val="000000"/>
                <w:kern w:val="0"/>
                <w:sz w:val="16"/>
                <w:szCs w:val="16"/>
              </w:rPr>
              <w:t>,</w:t>
            </w:r>
          </w:p>
          <w:p w14:paraId="25A8AA8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2A00FF"/>
                <w:kern w:val="0"/>
                <w:sz w:val="16"/>
                <w:szCs w:val="16"/>
              </w:rPr>
              <w:t>"Result!"</w:t>
            </w:r>
            <w:r w:rsidRPr="002139FF">
              <w:rPr>
                <w:rFonts w:ascii="Consolas" w:hAnsi="Consolas" w:cs="Consolas"/>
                <w:color w:val="000000"/>
                <w:kern w:val="0"/>
                <w:sz w:val="16"/>
                <w:szCs w:val="16"/>
              </w:rPr>
              <w:t>, JOptionPane.</w:t>
            </w:r>
            <w:r w:rsidRPr="002139FF">
              <w:rPr>
                <w:rFonts w:ascii="Consolas" w:hAnsi="Consolas" w:cs="Consolas"/>
                <w:b/>
                <w:bCs/>
                <w:i/>
                <w:iCs/>
                <w:color w:val="0000C0"/>
                <w:kern w:val="0"/>
                <w:sz w:val="16"/>
                <w:szCs w:val="16"/>
              </w:rPr>
              <w:t>INFORMATION_MESSAGE</w:t>
            </w:r>
            <w:r w:rsidRPr="002139FF">
              <w:rPr>
                <w:rFonts w:ascii="Consolas" w:hAnsi="Consolas" w:cs="Consolas"/>
                <w:color w:val="000000"/>
                <w:kern w:val="0"/>
                <w:sz w:val="16"/>
                <w:szCs w:val="16"/>
              </w:rPr>
              <w:t>);</w:t>
            </w:r>
          </w:p>
          <w:p w14:paraId="52A1F978"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else</w:t>
            </w:r>
            <w:r w:rsidRPr="002139FF">
              <w:rPr>
                <w:rFonts w:ascii="Consolas" w:hAnsi="Consolas" w:cs="Consolas"/>
                <w:color w:val="000000"/>
                <w:kern w:val="0"/>
                <w:sz w:val="16"/>
                <w:szCs w:val="16"/>
              </w:rPr>
              <w:t xml:space="preserve"> {</w:t>
            </w:r>
          </w:p>
          <w:p w14:paraId="2AEC4BEF"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JOptionPane.</w:t>
            </w:r>
            <w:r w:rsidRPr="002139FF">
              <w:rPr>
                <w:rFonts w:ascii="Consolas" w:hAnsi="Consolas" w:cs="Consolas"/>
                <w:i/>
                <w:iCs/>
                <w:color w:val="000000"/>
                <w:kern w:val="0"/>
                <w:sz w:val="16"/>
                <w:szCs w:val="16"/>
              </w:rPr>
              <w:t>showMessageDialog</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w:t>
            </w:r>
            <w:r w:rsidRPr="002139FF">
              <w:rPr>
                <w:rFonts w:ascii="Consolas" w:hAnsi="Consolas" w:cs="Consolas"/>
                <w:color w:val="0000C0"/>
                <w:kern w:val="0"/>
                <w:sz w:val="16"/>
                <w:szCs w:val="16"/>
              </w:rPr>
              <w:t>userName</w:t>
            </w:r>
            <w:r w:rsidRPr="002139FF">
              <w:rPr>
                <w:rFonts w:ascii="Consolas" w:hAnsi="Consolas" w:cs="Consolas"/>
                <w:color w:val="000000"/>
                <w:kern w:val="0"/>
                <w:sz w:val="16"/>
                <w:szCs w:val="16"/>
              </w:rPr>
              <w:t xml:space="preserve"> + </w:t>
            </w:r>
            <w:r w:rsidRPr="002139FF">
              <w:rPr>
                <w:rFonts w:ascii="Consolas" w:hAnsi="Consolas" w:cs="Consolas"/>
                <w:color w:val="2A00FF"/>
                <w:kern w:val="0"/>
                <w:sz w:val="16"/>
                <w:szCs w:val="16"/>
              </w:rPr>
              <w:t>" lose"</w:t>
            </w:r>
            <w:r w:rsidRPr="002139FF">
              <w:rPr>
                <w:rFonts w:ascii="Consolas" w:hAnsi="Consolas" w:cs="Consolas"/>
                <w:color w:val="000000"/>
                <w:kern w:val="0"/>
                <w:sz w:val="16"/>
                <w:szCs w:val="16"/>
              </w:rPr>
              <w:t>,</w:t>
            </w:r>
          </w:p>
          <w:p w14:paraId="4629D36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2A00FF"/>
                <w:kern w:val="0"/>
                <w:sz w:val="16"/>
                <w:szCs w:val="16"/>
              </w:rPr>
              <w:t>"Result!"</w:t>
            </w:r>
            <w:r w:rsidRPr="002139FF">
              <w:rPr>
                <w:rFonts w:ascii="Consolas" w:hAnsi="Consolas" w:cs="Consolas"/>
                <w:color w:val="000000"/>
                <w:kern w:val="0"/>
                <w:sz w:val="16"/>
                <w:szCs w:val="16"/>
              </w:rPr>
              <w:t>, JOptionPane.</w:t>
            </w:r>
            <w:r w:rsidRPr="002139FF">
              <w:rPr>
                <w:rFonts w:ascii="Consolas" w:hAnsi="Consolas" w:cs="Consolas"/>
                <w:b/>
                <w:bCs/>
                <w:i/>
                <w:iCs/>
                <w:color w:val="0000C0"/>
                <w:kern w:val="0"/>
                <w:sz w:val="16"/>
                <w:szCs w:val="16"/>
              </w:rPr>
              <w:t>INFORMATION_MESSAGE</w:t>
            </w:r>
            <w:r w:rsidRPr="002139FF">
              <w:rPr>
                <w:rFonts w:ascii="Consolas" w:hAnsi="Consolas" w:cs="Consolas"/>
                <w:color w:val="000000"/>
                <w:kern w:val="0"/>
                <w:sz w:val="16"/>
                <w:szCs w:val="16"/>
              </w:rPr>
              <w:t>);</w:t>
            </w:r>
          </w:p>
          <w:p w14:paraId="4DA036D7"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1664ABD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2F208FB3"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else</w:t>
            </w:r>
            <w:r w:rsidRPr="002139FF">
              <w:rPr>
                <w:rFonts w:ascii="Consolas" w:hAnsi="Consolas" w:cs="Consolas"/>
                <w:color w:val="000000"/>
                <w:kern w:val="0"/>
                <w:sz w:val="16"/>
                <w:szCs w:val="16"/>
              </w:rPr>
              <w:t>{</w:t>
            </w:r>
          </w:p>
          <w:p w14:paraId="0F359BE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if</w:t>
            </w:r>
            <w:r w:rsidRPr="002139FF">
              <w:rPr>
                <w:rFonts w:ascii="Consolas" w:hAnsi="Consolas" w:cs="Consolas"/>
                <w:color w:val="000000"/>
                <w:kern w:val="0"/>
                <w:sz w:val="16"/>
                <w:szCs w:val="16"/>
              </w:rPr>
              <w:t>(</w:t>
            </w:r>
            <w:r w:rsidRPr="002139FF">
              <w:rPr>
                <w:rFonts w:ascii="Consolas" w:hAnsi="Consolas" w:cs="Consolas"/>
                <w:color w:val="6A3E3E"/>
                <w:kern w:val="0"/>
                <w:sz w:val="16"/>
                <w:szCs w:val="16"/>
              </w:rPr>
              <w:t>strarr</w:t>
            </w:r>
            <w:r w:rsidRPr="002139FF">
              <w:rPr>
                <w:rFonts w:ascii="Consolas" w:hAnsi="Consolas" w:cs="Consolas"/>
                <w:color w:val="000000"/>
                <w:kern w:val="0"/>
                <w:sz w:val="16"/>
                <w:szCs w:val="16"/>
              </w:rPr>
              <w:t>[1].equals(</w:t>
            </w:r>
            <w:r w:rsidRPr="002139FF">
              <w:rPr>
                <w:rFonts w:ascii="Consolas" w:hAnsi="Consolas" w:cs="Consolas"/>
                <w:color w:val="2A00FF"/>
                <w:kern w:val="0"/>
                <w:sz w:val="16"/>
                <w:szCs w:val="16"/>
              </w:rPr>
              <w:t>"finish"</w:t>
            </w:r>
            <w:r w:rsidRPr="002139FF">
              <w:rPr>
                <w:rFonts w:ascii="Consolas" w:hAnsi="Consolas" w:cs="Consolas"/>
                <w:color w:val="000000"/>
                <w:kern w:val="0"/>
                <w:sz w:val="16"/>
                <w:szCs w:val="16"/>
              </w:rPr>
              <w:t>)) {</w:t>
            </w:r>
          </w:p>
          <w:p w14:paraId="16AA802D"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JOptionPane.</w:t>
            </w:r>
            <w:r w:rsidRPr="002139FF">
              <w:rPr>
                <w:rFonts w:ascii="Consolas" w:hAnsi="Consolas" w:cs="Consolas"/>
                <w:i/>
                <w:iCs/>
                <w:color w:val="000000"/>
                <w:kern w:val="0"/>
                <w:sz w:val="16"/>
                <w:szCs w:val="16"/>
              </w:rPr>
              <w:t>showMessageDialog</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w:t>
            </w:r>
            <w:r w:rsidRPr="002139FF">
              <w:rPr>
                <w:rFonts w:ascii="Consolas" w:hAnsi="Consolas" w:cs="Consolas"/>
                <w:color w:val="0000C0"/>
                <w:kern w:val="0"/>
                <w:sz w:val="16"/>
                <w:szCs w:val="16"/>
              </w:rPr>
              <w:t>userName</w:t>
            </w:r>
            <w:r w:rsidRPr="002139FF">
              <w:rPr>
                <w:rFonts w:ascii="Consolas" w:hAnsi="Consolas" w:cs="Consolas"/>
                <w:color w:val="000000"/>
                <w:kern w:val="0"/>
                <w:sz w:val="16"/>
                <w:szCs w:val="16"/>
              </w:rPr>
              <w:t xml:space="preserve"> + </w:t>
            </w:r>
            <w:r w:rsidRPr="002139FF">
              <w:rPr>
                <w:rFonts w:ascii="Consolas" w:hAnsi="Consolas" w:cs="Consolas"/>
                <w:color w:val="2A00FF"/>
                <w:kern w:val="0"/>
                <w:sz w:val="16"/>
                <w:szCs w:val="16"/>
              </w:rPr>
              <w:t>" lose"</w:t>
            </w:r>
            <w:r w:rsidRPr="002139FF">
              <w:rPr>
                <w:rFonts w:ascii="Consolas" w:hAnsi="Consolas" w:cs="Consolas"/>
                <w:color w:val="000000"/>
                <w:kern w:val="0"/>
                <w:sz w:val="16"/>
                <w:szCs w:val="16"/>
              </w:rPr>
              <w:t>,</w:t>
            </w:r>
          </w:p>
          <w:p w14:paraId="26040BFA"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2A00FF"/>
                <w:kern w:val="0"/>
                <w:sz w:val="16"/>
                <w:szCs w:val="16"/>
              </w:rPr>
              <w:t>"Result!"</w:t>
            </w:r>
            <w:r w:rsidRPr="002139FF">
              <w:rPr>
                <w:rFonts w:ascii="Consolas" w:hAnsi="Consolas" w:cs="Consolas"/>
                <w:color w:val="000000"/>
                <w:kern w:val="0"/>
                <w:sz w:val="16"/>
                <w:szCs w:val="16"/>
              </w:rPr>
              <w:t>, JOptionPane.</w:t>
            </w:r>
            <w:r w:rsidRPr="002139FF">
              <w:rPr>
                <w:rFonts w:ascii="Consolas" w:hAnsi="Consolas" w:cs="Consolas"/>
                <w:b/>
                <w:bCs/>
                <w:i/>
                <w:iCs/>
                <w:color w:val="0000C0"/>
                <w:kern w:val="0"/>
                <w:sz w:val="16"/>
                <w:szCs w:val="16"/>
              </w:rPr>
              <w:t>INFORMATION_MESSAGE</w:t>
            </w:r>
            <w:r w:rsidRPr="002139FF">
              <w:rPr>
                <w:rFonts w:ascii="Consolas" w:hAnsi="Consolas" w:cs="Consolas"/>
                <w:color w:val="000000"/>
                <w:kern w:val="0"/>
                <w:sz w:val="16"/>
                <w:szCs w:val="16"/>
              </w:rPr>
              <w:t>);</w:t>
            </w:r>
          </w:p>
          <w:p w14:paraId="044C303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79E18E6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else</w:t>
            </w:r>
            <w:r w:rsidRPr="002139FF">
              <w:rPr>
                <w:rFonts w:ascii="Consolas" w:hAnsi="Consolas" w:cs="Consolas"/>
                <w:color w:val="000000"/>
                <w:kern w:val="0"/>
                <w:sz w:val="16"/>
                <w:szCs w:val="16"/>
              </w:rPr>
              <w:t xml:space="preserve"> {</w:t>
            </w:r>
          </w:p>
          <w:p w14:paraId="5D20237C"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JOptionPane.</w:t>
            </w:r>
            <w:r w:rsidRPr="002139FF">
              <w:rPr>
                <w:rFonts w:ascii="Consolas" w:hAnsi="Consolas" w:cs="Consolas"/>
                <w:i/>
                <w:iCs/>
                <w:color w:val="000000"/>
                <w:kern w:val="0"/>
                <w:sz w:val="16"/>
                <w:szCs w:val="16"/>
              </w:rPr>
              <w:t>showMessageDialog</w:t>
            </w:r>
            <w:r w:rsidRPr="002139FF">
              <w:rPr>
                <w:rFonts w:ascii="Consolas" w:hAnsi="Consolas" w:cs="Consolas"/>
                <w:color w:val="000000"/>
                <w:kern w:val="0"/>
                <w:sz w:val="16"/>
                <w:szCs w:val="16"/>
              </w:rPr>
              <w:t>(</w:t>
            </w:r>
            <w:r w:rsidRPr="002139FF">
              <w:rPr>
                <w:rFonts w:ascii="Consolas" w:hAnsi="Consolas" w:cs="Consolas"/>
                <w:b/>
                <w:bCs/>
                <w:color w:val="7F0055"/>
                <w:kern w:val="0"/>
                <w:sz w:val="16"/>
                <w:szCs w:val="16"/>
              </w:rPr>
              <w:t>null</w:t>
            </w:r>
            <w:r w:rsidRPr="002139FF">
              <w:rPr>
                <w:rFonts w:ascii="Consolas" w:hAnsi="Consolas" w:cs="Consolas"/>
                <w:color w:val="000000"/>
                <w:kern w:val="0"/>
                <w:sz w:val="16"/>
                <w:szCs w:val="16"/>
              </w:rPr>
              <w:t xml:space="preserve">, </w:t>
            </w:r>
            <w:r w:rsidRPr="002139FF">
              <w:rPr>
                <w:rFonts w:ascii="Consolas" w:hAnsi="Consolas" w:cs="Consolas"/>
                <w:color w:val="0000C0"/>
                <w:kern w:val="0"/>
                <w:sz w:val="16"/>
                <w:szCs w:val="16"/>
              </w:rPr>
              <w:t>userName</w:t>
            </w:r>
            <w:r w:rsidRPr="002139FF">
              <w:rPr>
                <w:rFonts w:ascii="Consolas" w:hAnsi="Consolas" w:cs="Consolas"/>
                <w:color w:val="000000"/>
                <w:kern w:val="0"/>
                <w:sz w:val="16"/>
                <w:szCs w:val="16"/>
              </w:rPr>
              <w:t xml:space="preserve"> + </w:t>
            </w:r>
            <w:r w:rsidRPr="002139FF">
              <w:rPr>
                <w:rFonts w:ascii="Consolas" w:hAnsi="Consolas" w:cs="Consolas"/>
                <w:color w:val="2A00FF"/>
                <w:kern w:val="0"/>
                <w:sz w:val="16"/>
                <w:szCs w:val="16"/>
              </w:rPr>
              <w:t>" win"</w:t>
            </w:r>
            <w:r w:rsidRPr="002139FF">
              <w:rPr>
                <w:rFonts w:ascii="Consolas" w:hAnsi="Consolas" w:cs="Consolas"/>
                <w:color w:val="000000"/>
                <w:kern w:val="0"/>
                <w:sz w:val="16"/>
                <w:szCs w:val="16"/>
              </w:rPr>
              <w:t>,</w:t>
            </w:r>
          </w:p>
          <w:p w14:paraId="34FE3CD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t xml:space="preserve">                            </w:t>
            </w:r>
            <w:r w:rsidRPr="002139FF">
              <w:rPr>
                <w:rFonts w:ascii="Consolas" w:hAnsi="Consolas" w:cs="Consolas"/>
                <w:color w:val="2A00FF"/>
                <w:kern w:val="0"/>
                <w:sz w:val="16"/>
                <w:szCs w:val="16"/>
              </w:rPr>
              <w:t>"Result!"</w:t>
            </w:r>
            <w:r w:rsidRPr="002139FF">
              <w:rPr>
                <w:rFonts w:ascii="Consolas" w:hAnsi="Consolas" w:cs="Consolas"/>
                <w:color w:val="000000"/>
                <w:kern w:val="0"/>
                <w:sz w:val="16"/>
                <w:szCs w:val="16"/>
              </w:rPr>
              <w:t>, JOptionPane.</w:t>
            </w:r>
            <w:r w:rsidRPr="002139FF">
              <w:rPr>
                <w:rFonts w:ascii="Consolas" w:hAnsi="Consolas" w:cs="Consolas"/>
                <w:b/>
                <w:bCs/>
                <w:i/>
                <w:iCs/>
                <w:color w:val="0000C0"/>
                <w:kern w:val="0"/>
                <w:sz w:val="16"/>
                <w:szCs w:val="16"/>
              </w:rPr>
              <w:t>INFORMATION_MESSAGE</w:t>
            </w:r>
            <w:r w:rsidRPr="002139FF">
              <w:rPr>
                <w:rFonts w:ascii="Consolas" w:hAnsi="Consolas" w:cs="Consolas"/>
                <w:color w:val="000000"/>
                <w:kern w:val="0"/>
                <w:sz w:val="16"/>
                <w:szCs w:val="16"/>
              </w:rPr>
              <w:t>);</w:t>
            </w:r>
          </w:p>
          <w:p w14:paraId="186FDF9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16E075A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3C0E2F15"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setVisible(</w:t>
            </w:r>
            <w:r w:rsidRPr="002139FF">
              <w:rPr>
                <w:rFonts w:ascii="Consolas" w:hAnsi="Consolas" w:cs="Consolas"/>
                <w:b/>
                <w:bCs/>
                <w:color w:val="7F0055"/>
                <w:kern w:val="0"/>
                <w:sz w:val="16"/>
                <w:szCs w:val="16"/>
              </w:rPr>
              <w:t>false</w:t>
            </w:r>
            <w:r w:rsidRPr="002139FF">
              <w:rPr>
                <w:rFonts w:ascii="Consolas" w:hAnsi="Consolas" w:cs="Consolas"/>
                <w:color w:val="000000"/>
                <w:kern w:val="0"/>
                <w:sz w:val="16"/>
                <w:szCs w:val="16"/>
              </w:rPr>
              <w:t>);</w:t>
            </w:r>
          </w:p>
          <w:p w14:paraId="073100F0"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lastRenderedPageBreak/>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stopClient();</w:t>
            </w:r>
          </w:p>
          <w:p w14:paraId="7DFDB58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 </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 (Exception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0929DAAE"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stopClient();</w:t>
            </w:r>
          </w:p>
          <w:p w14:paraId="25B70893"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break</w:t>
            </w:r>
            <w:r w:rsidRPr="002139FF">
              <w:rPr>
                <w:rFonts w:ascii="Consolas" w:hAnsi="Consolas" w:cs="Consolas"/>
                <w:color w:val="000000"/>
                <w:kern w:val="0"/>
                <w:sz w:val="16"/>
                <w:szCs w:val="16"/>
              </w:rPr>
              <w:t>;</w:t>
            </w:r>
          </w:p>
          <w:p w14:paraId="79D0AE30"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55B76FE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0CC2D35C" w14:textId="794C0219" w:rsidR="004E288C" w:rsidRPr="002139FF" w:rsidRDefault="004E288C" w:rsidP="004E288C">
            <w:pPr>
              <w:rPr>
                <w:sz w:val="16"/>
                <w:szCs w:val="16"/>
              </w:rPr>
            </w:pPr>
            <w:r w:rsidRPr="002139FF">
              <w:rPr>
                <w:rFonts w:ascii="Consolas" w:hAnsi="Consolas" w:cs="Consolas"/>
                <w:color w:val="000000"/>
                <w:kern w:val="0"/>
                <w:sz w:val="16"/>
                <w:szCs w:val="16"/>
              </w:rPr>
              <w:tab/>
              <w:t>}</w:t>
            </w:r>
          </w:p>
        </w:tc>
      </w:tr>
    </w:tbl>
    <w:p w14:paraId="25F139EB" w14:textId="4374949E" w:rsidR="004E288C" w:rsidRDefault="004E288C" w:rsidP="00BB5B31"/>
    <w:tbl>
      <w:tblPr>
        <w:tblStyle w:val="a9"/>
        <w:tblW w:w="0" w:type="auto"/>
        <w:tblLook w:val="04A0" w:firstRow="1" w:lastRow="0" w:firstColumn="1" w:lastColumn="0" w:noHBand="0" w:noVBand="1"/>
      </w:tblPr>
      <w:tblGrid>
        <w:gridCol w:w="9016"/>
      </w:tblGrid>
      <w:tr w:rsidR="004E288C" w:rsidRPr="002139FF" w14:paraId="231CCC50" w14:textId="77777777" w:rsidTr="004E288C">
        <w:tc>
          <w:tcPr>
            <w:tcW w:w="9016" w:type="dxa"/>
          </w:tcPr>
          <w:p w14:paraId="51C332D1"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send(String </w:t>
            </w:r>
            <w:r w:rsidRPr="002139FF">
              <w:rPr>
                <w:rFonts w:ascii="Consolas" w:hAnsi="Consolas" w:cs="Consolas"/>
                <w:color w:val="6A3E3E"/>
                <w:kern w:val="0"/>
                <w:sz w:val="16"/>
                <w:szCs w:val="16"/>
              </w:rPr>
              <w:t>message</w:t>
            </w:r>
            <w:r w:rsidRPr="002139FF">
              <w:rPr>
                <w:rFonts w:ascii="Consolas" w:hAnsi="Consolas" w:cs="Consolas"/>
                <w:color w:val="000000"/>
                <w:kern w:val="0"/>
                <w:sz w:val="16"/>
                <w:szCs w:val="16"/>
              </w:rPr>
              <w:t>) {</w:t>
            </w:r>
          </w:p>
          <w:p w14:paraId="48815757"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Thread </w:t>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 xml:space="preserve"> = </w:t>
            </w:r>
            <w:r w:rsidRPr="002139FF">
              <w:rPr>
                <w:rFonts w:ascii="Consolas" w:hAnsi="Consolas" w:cs="Consolas"/>
                <w:b/>
                <w:bCs/>
                <w:color w:val="7F0055"/>
                <w:kern w:val="0"/>
                <w:sz w:val="16"/>
                <w:szCs w:val="16"/>
              </w:rPr>
              <w:t>new</w:t>
            </w:r>
            <w:r w:rsidRPr="002139FF">
              <w:rPr>
                <w:rFonts w:ascii="Consolas" w:hAnsi="Consolas" w:cs="Consolas"/>
                <w:color w:val="000000"/>
                <w:kern w:val="0"/>
                <w:sz w:val="16"/>
                <w:szCs w:val="16"/>
              </w:rPr>
              <w:t xml:space="preserve"> Thread() {</w:t>
            </w:r>
          </w:p>
          <w:p w14:paraId="25006F2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public</w:t>
            </w:r>
            <w:r w:rsidRPr="002139FF">
              <w:rPr>
                <w:rFonts w:ascii="Consolas" w:hAnsi="Consolas" w:cs="Consolas"/>
                <w:color w:val="000000"/>
                <w:kern w:val="0"/>
                <w:sz w:val="16"/>
                <w:szCs w:val="16"/>
              </w:rPr>
              <w:t xml:space="preserve"> </w:t>
            </w:r>
            <w:r w:rsidRPr="002139FF">
              <w:rPr>
                <w:rFonts w:ascii="Consolas" w:hAnsi="Consolas" w:cs="Consolas"/>
                <w:b/>
                <w:bCs/>
                <w:color w:val="7F0055"/>
                <w:kern w:val="0"/>
                <w:sz w:val="16"/>
                <w:szCs w:val="16"/>
              </w:rPr>
              <w:t>void</w:t>
            </w:r>
            <w:r w:rsidRPr="002139FF">
              <w:rPr>
                <w:rFonts w:ascii="Consolas" w:hAnsi="Consolas" w:cs="Consolas"/>
                <w:color w:val="000000"/>
                <w:kern w:val="0"/>
                <w:sz w:val="16"/>
                <w:szCs w:val="16"/>
              </w:rPr>
              <w:t xml:space="preserve"> run() {</w:t>
            </w:r>
          </w:p>
          <w:p w14:paraId="1CB54779"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try</w:t>
            </w:r>
            <w:r w:rsidRPr="002139FF">
              <w:rPr>
                <w:rFonts w:ascii="Consolas" w:hAnsi="Consolas" w:cs="Consolas"/>
                <w:color w:val="000000"/>
                <w:kern w:val="0"/>
                <w:sz w:val="16"/>
                <w:szCs w:val="16"/>
              </w:rPr>
              <w:t xml:space="preserve"> {</w:t>
            </w:r>
          </w:p>
          <w:p w14:paraId="71839CAF"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 xml:space="preserve">OutputStream </w:t>
            </w:r>
            <w:r w:rsidRPr="002139FF">
              <w:rPr>
                <w:rFonts w:ascii="Consolas" w:hAnsi="Consolas" w:cs="Consolas"/>
                <w:color w:val="6A3E3E"/>
                <w:kern w:val="0"/>
                <w:sz w:val="16"/>
                <w:szCs w:val="16"/>
              </w:rPr>
              <w:t>out</w:t>
            </w:r>
            <w:r w:rsidRPr="002139FF">
              <w:rPr>
                <w:rFonts w:ascii="Consolas" w:hAnsi="Consolas" w:cs="Consolas"/>
                <w:color w:val="000000"/>
                <w:kern w:val="0"/>
                <w:sz w:val="16"/>
                <w:szCs w:val="16"/>
              </w:rPr>
              <w:t xml:space="preserve"> = </w:t>
            </w:r>
            <w:r w:rsidRPr="002139FF">
              <w:rPr>
                <w:rFonts w:ascii="Consolas" w:hAnsi="Consolas" w:cs="Consolas"/>
                <w:color w:val="0000C0"/>
                <w:kern w:val="0"/>
                <w:sz w:val="16"/>
                <w:szCs w:val="16"/>
              </w:rPr>
              <w:t>socket</w:t>
            </w:r>
            <w:r w:rsidRPr="002139FF">
              <w:rPr>
                <w:rFonts w:ascii="Consolas" w:hAnsi="Consolas" w:cs="Consolas"/>
                <w:color w:val="000000"/>
                <w:kern w:val="0"/>
                <w:sz w:val="16"/>
                <w:szCs w:val="16"/>
              </w:rPr>
              <w:t>.getOutputStream();</w:t>
            </w:r>
          </w:p>
          <w:p w14:paraId="611EDA76"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b/>
                <w:bCs/>
                <w:color w:val="7F0055"/>
                <w:kern w:val="0"/>
                <w:sz w:val="16"/>
                <w:szCs w:val="16"/>
              </w:rPr>
              <w:t>byte</w:t>
            </w:r>
            <w:r w:rsidRPr="002139FF">
              <w:rPr>
                <w:rFonts w:ascii="Consolas" w:hAnsi="Consolas" w:cs="Consolas"/>
                <w:color w:val="000000"/>
                <w:kern w:val="0"/>
                <w:sz w:val="16"/>
                <w:szCs w:val="16"/>
              </w:rPr>
              <w:t xml:space="preserve">[] </w:t>
            </w:r>
            <w:r w:rsidRPr="002139FF">
              <w:rPr>
                <w:rFonts w:ascii="Consolas" w:hAnsi="Consolas" w:cs="Consolas"/>
                <w:color w:val="6A3E3E"/>
                <w:kern w:val="0"/>
                <w:sz w:val="16"/>
                <w:szCs w:val="16"/>
              </w:rPr>
              <w:t>buffer</w:t>
            </w:r>
            <w:r w:rsidRPr="002139FF">
              <w:rPr>
                <w:rFonts w:ascii="Consolas" w:hAnsi="Consolas" w:cs="Consolas"/>
                <w:color w:val="000000"/>
                <w:kern w:val="0"/>
                <w:sz w:val="16"/>
                <w:szCs w:val="16"/>
              </w:rPr>
              <w:t xml:space="preserve"> = </w:t>
            </w:r>
            <w:r w:rsidRPr="002139FF">
              <w:rPr>
                <w:rFonts w:ascii="Consolas" w:hAnsi="Consolas" w:cs="Consolas"/>
                <w:color w:val="6A3E3E"/>
                <w:kern w:val="0"/>
                <w:sz w:val="16"/>
                <w:szCs w:val="16"/>
              </w:rPr>
              <w:t>message</w:t>
            </w:r>
            <w:r w:rsidRPr="002139FF">
              <w:rPr>
                <w:rFonts w:ascii="Consolas" w:hAnsi="Consolas" w:cs="Consolas"/>
                <w:color w:val="000000"/>
                <w:kern w:val="0"/>
                <w:sz w:val="16"/>
                <w:szCs w:val="16"/>
              </w:rPr>
              <w:t>.getBytes(</w:t>
            </w:r>
            <w:r w:rsidRPr="002139FF">
              <w:rPr>
                <w:rFonts w:ascii="Consolas" w:hAnsi="Consolas" w:cs="Consolas"/>
                <w:color w:val="2A00FF"/>
                <w:kern w:val="0"/>
                <w:sz w:val="16"/>
                <w:szCs w:val="16"/>
              </w:rPr>
              <w:t>"UTF-8"</w:t>
            </w:r>
            <w:r w:rsidRPr="002139FF">
              <w:rPr>
                <w:rFonts w:ascii="Consolas" w:hAnsi="Consolas" w:cs="Consolas"/>
                <w:color w:val="000000"/>
                <w:kern w:val="0"/>
                <w:sz w:val="16"/>
                <w:szCs w:val="16"/>
              </w:rPr>
              <w:t>);</w:t>
            </w:r>
          </w:p>
          <w:p w14:paraId="77AFC87D"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out</w:t>
            </w:r>
            <w:r w:rsidRPr="002139FF">
              <w:rPr>
                <w:rFonts w:ascii="Consolas" w:hAnsi="Consolas" w:cs="Consolas"/>
                <w:color w:val="000000"/>
                <w:kern w:val="0"/>
                <w:sz w:val="16"/>
                <w:szCs w:val="16"/>
              </w:rPr>
              <w:t>.write(</w:t>
            </w:r>
            <w:r w:rsidRPr="002139FF">
              <w:rPr>
                <w:rFonts w:ascii="Consolas" w:hAnsi="Consolas" w:cs="Consolas"/>
                <w:color w:val="6A3E3E"/>
                <w:kern w:val="0"/>
                <w:sz w:val="16"/>
                <w:szCs w:val="16"/>
              </w:rPr>
              <w:t>buffer</w:t>
            </w:r>
            <w:r w:rsidRPr="002139FF">
              <w:rPr>
                <w:rFonts w:ascii="Consolas" w:hAnsi="Consolas" w:cs="Consolas"/>
                <w:color w:val="000000"/>
                <w:kern w:val="0"/>
                <w:sz w:val="16"/>
                <w:szCs w:val="16"/>
              </w:rPr>
              <w:t>);</w:t>
            </w:r>
          </w:p>
          <w:p w14:paraId="2DAB6BA2"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out</w:t>
            </w:r>
            <w:r w:rsidRPr="002139FF">
              <w:rPr>
                <w:rFonts w:ascii="Consolas" w:hAnsi="Consolas" w:cs="Consolas"/>
                <w:color w:val="000000"/>
                <w:kern w:val="0"/>
                <w:sz w:val="16"/>
                <w:szCs w:val="16"/>
              </w:rPr>
              <w:t>.flush();</w:t>
            </w:r>
          </w:p>
          <w:p w14:paraId="244CE205"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r w:rsidRPr="002139FF">
              <w:rPr>
                <w:rFonts w:ascii="Consolas" w:hAnsi="Consolas" w:cs="Consolas"/>
                <w:b/>
                <w:bCs/>
                <w:color w:val="7F0055"/>
                <w:kern w:val="0"/>
                <w:sz w:val="16"/>
                <w:szCs w:val="16"/>
              </w:rPr>
              <w:t>catch</w:t>
            </w:r>
            <w:r w:rsidRPr="002139FF">
              <w:rPr>
                <w:rFonts w:ascii="Consolas" w:hAnsi="Consolas" w:cs="Consolas"/>
                <w:color w:val="000000"/>
                <w:kern w:val="0"/>
                <w:sz w:val="16"/>
                <w:szCs w:val="16"/>
              </w:rPr>
              <w:t xml:space="preserve">(Exception </w:t>
            </w:r>
            <w:r w:rsidRPr="002139FF">
              <w:rPr>
                <w:rFonts w:ascii="Consolas" w:hAnsi="Consolas" w:cs="Consolas"/>
                <w:color w:val="6A3E3E"/>
                <w:kern w:val="0"/>
                <w:sz w:val="16"/>
                <w:szCs w:val="16"/>
              </w:rPr>
              <w:t>e</w:t>
            </w:r>
            <w:r w:rsidRPr="002139FF">
              <w:rPr>
                <w:rFonts w:ascii="Consolas" w:hAnsi="Consolas" w:cs="Consolas"/>
                <w:color w:val="000000"/>
                <w:kern w:val="0"/>
                <w:sz w:val="16"/>
                <w:szCs w:val="16"/>
              </w:rPr>
              <w:t>) {</w:t>
            </w:r>
          </w:p>
          <w:p w14:paraId="3487AE30"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stopClient();</w:t>
            </w:r>
          </w:p>
          <w:p w14:paraId="54322F25"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244771C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63E41F14"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t>};</w:t>
            </w:r>
          </w:p>
          <w:p w14:paraId="418928EB" w14:textId="77777777" w:rsidR="004E288C" w:rsidRPr="002139FF" w:rsidRDefault="004E288C" w:rsidP="004E288C">
            <w:pPr>
              <w:wordWrap/>
              <w:adjustRightInd w:val="0"/>
              <w:jc w:val="left"/>
              <w:rPr>
                <w:rFonts w:ascii="Consolas" w:hAnsi="Consolas" w:cs="Consolas"/>
                <w:kern w:val="0"/>
                <w:sz w:val="16"/>
                <w:szCs w:val="16"/>
              </w:rPr>
            </w:pPr>
            <w:r w:rsidRPr="002139FF">
              <w:rPr>
                <w:rFonts w:ascii="Consolas" w:hAnsi="Consolas" w:cs="Consolas"/>
                <w:color w:val="000000"/>
                <w:kern w:val="0"/>
                <w:sz w:val="16"/>
                <w:szCs w:val="16"/>
              </w:rPr>
              <w:tab/>
            </w:r>
            <w:r w:rsidRPr="002139FF">
              <w:rPr>
                <w:rFonts w:ascii="Consolas" w:hAnsi="Consolas" w:cs="Consolas"/>
                <w:color w:val="000000"/>
                <w:kern w:val="0"/>
                <w:sz w:val="16"/>
                <w:szCs w:val="16"/>
              </w:rPr>
              <w:tab/>
            </w:r>
            <w:r w:rsidRPr="002139FF">
              <w:rPr>
                <w:rFonts w:ascii="Consolas" w:hAnsi="Consolas" w:cs="Consolas"/>
                <w:color w:val="6A3E3E"/>
                <w:kern w:val="0"/>
                <w:sz w:val="16"/>
                <w:szCs w:val="16"/>
              </w:rPr>
              <w:t>thread</w:t>
            </w:r>
            <w:r w:rsidRPr="002139FF">
              <w:rPr>
                <w:rFonts w:ascii="Consolas" w:hAnsi="Consolas" w:cs="Consolas"/>
                <w:color w:val="000000"/>
                <w:kern w:val="0"/>
                <w:sz w:val="16"/>
                <w:szCs w:val="16"/>
              </w:rPr>
              <w:t>.start();</w:t>
            </w:r>
          </w:p>
          <w:p w14:paraId="1C2719FD" w14:textId="45F3935E" w:rsidR="004E288C" w:rsidRPr="002139FF" w:rsidRDefault="004E288C" w:rsidP="004E288C">
            <w:pPr>
              <w:rPr>
                <w:sz w:val="16"/>
                <w:szCs w:val="16"/>
              </w:rPr>
            </w:pPr>
            <w:r w:rsidRPr="002139FF">
              <w:rPr>
                <w:rFonts w:ascii="Consolas" w:hAnsi="Consolas" w:cs="Consolas"/>
                <w:color w:val="000000"/>
                <w:kern w:val="0"/>
                <w:sz w:val="16"/>
                <w:szCs w:val="16"/>
              </w:rPr>
              <w:tab/>
              <w:t>}</w:t>
            </w:r>
          </w:p>
        </w:tc>
      </w:tr>
    </w:tbl>
    <w:p w14:paraId="531162FD" w14:textId="35395AAD" w:rsidR="00EB58E9" w:rsidRDefault="00EB58E9">
      <w:pPr>
        <w:pStyle w:val="4"/>
      </w:pPr>
      <w:bookmarkStart w:id="146" w:name="_Toc26783809"/>
      <w:r>
        <w:rPr>
          <w:rFonts w:hint="eastAsia"/>
        </w:rPr>
        <w:t>2차 추가 기능</w:t>
      </w:r>
      <w:bookmarkEnd w:id="146"/>
    </w:p>
    <w:p w14:paraId="09B651EE" w14:textId="03C4CD48" w:rsidR="00E836D0" w:rsidRDefault="00EB58E9" w:rsidP="00E836D0">
      <w:pPr>
        <w:pStyle w:val="3"/>
        <w:ind w:left="480" w:hanging="480"/>
      </w:pPr>
      <w:bookmarkStart w:id="147" w:name="_Toc26783810"/>
      <w:r>
        <w:rPr>
          <w:rFonts w:hint="eastAsia"/>
        </w:rPr>
        <w:t>목숨 기능</w:t>
      </w:r>
      <w:bookmarkEnd w:id="147"/>
    </w:p>
    <w:p w14:paraId="0198ED8E" w14:textId="1E5443B8" w:rsidR="00E836D0" w:rsidRPr="00E836D0" w:rsidRDefault="00E836D0" w:rsidP="00E836D0">
      <w:pPr>
        <w:rPr>
          <w:sz w:val="26"/>
          <w:szCs w:val="26"/>
        </w:rPr>
      </w:pPr>
      <w:r w:rsidRPr="00E836D0">
        <w:rPr>
          <w:rFonts w:hint="eastAsia"/>
          <w:sz w:val="26"/>
          <w:szCs w:val="26"/>
        </w:rPr>
        <w:t>개선설명</w:t>
      </w:r>
    </w:p>
    <w:p w14:paraId="21B6A5DD" w14:textId="27B805C7" w:rsidR="00E836D0" w:rsidRDefault="00E836D0" w:rsidP="00E836D0">
      <w:r>
        <w:rPr>
          <w:rFonts w:hint="eastAsia"/>
        </w:rPr>
        <w:t xml:space="preserve"> </w:t>
      </w:r>
      <w:r>
        <w:t>1</w:t>
      </w:r>
      <w:r w:rsidR="0068766A">
        <w:t>.</w:t>
      </w:r>
      <w:r>
        <w:t xml:space="preserve"> </w:t>
      </w:r>
      <w:r>
        <w:rPr>
          <w:rFonts w:hint="eastAsia"/>
        </w:rPr>
        <w:t>지뢰를 찾아도 바로 죽지 않도록 목숨을 추가한다.</w:t>
      </w:r>
    </w:p>
    <w:p w14:paraId="1E1420D5" w14:textId="58C65AF3" w:rsidR="00E836D0" w:rsidRDefault="00E836D0" w:rsidP="00E836D0">
      <w:r>
        <w:rPr>
          <w:rFonts w:hint="eastAsia"/>
        </w:rPr>
        <w:t xml:space="preserve"> </w:t>
      </w:r>
      <w:r>
        <w:t>2</w:t>
      </w:r>
      <w:r w:rsidR="0068766A">
        <w:t>.</w:t>
      </w:r>
      <w:r>
        <w:t xml:space="preserve"> </w:t>
      </w:r>
      <w:r>
        <w:rPr>
          <w:rFonts w:hint="eastAsia"/>
        </w:rPr>
        <w:t xml:space="preserve">목숨이 </w:t>
      </w:r>
      <w:r>
        <w:t>1</w:t>
      </w:r>
      <w:r>
        <w:rPr>
          <w:rFonts w:hint="eastAsia"/>
        </w:rPr>
        <w:t>에서</w:t>
      </w:r>
      <w:r>
        <w:t xml:space="preserve"> 0</w:t>
      </w:r>
      <w:r>
        <w:rPr>
          <w:rFonts w:hint="eastAsia"/>
        </w:rPr>
        <w:t>이 될 경우 게임을 패배한다.</w:t>
      </w:r>
    </w:p>
    <w:p w14:paraId="6F3AB6F1" w14:textId="40E3DE07" w:rsidR="00E836D0" w:rsidRDefault="00E836D0" w:rsidP="00E836D0">
      <w:r>
        <w:t xml:space="preserve"> 3</w:t>
      </w:r>
      <w:r w:rsidR="0068766A">
        <w:t>.</w:t>
      </w:r>
      <w:r>
        <w:t xml:space="preserve"> </w:t>
      </w:r>
      <w:r>
        <w:rPr>
          <w:rFonts w:hint="eastAsia"/>
        </w:rPr>
        <w:t xml:space="preserve">게임의 난이도에 따라 </w:t>
      </w:r>
      <w:r>
        <w:t xml:space="preserve">Easy : 1, Nomal : 2, </w:t>
      </w:r>
      <w:r>
        <w:rPr>
          <w:rFonts w:hint="eastAsia"/>
        </w:rPr>
        <w:t>H</w:t>
      </w:r>
      <w:r>
        <w:t>ard : 3</w:t>
      </w:r>
      <w:r>
        <w:rPr>
          <w:rFonts w:hint="eastAsia"/>
        </w:rPr>
        <w:t xml:space="preserve">으로 설정한다. </w:t>
      </w:r>
      <w:r>
        <w:t>Custom</w:t>
      </w:r>
      <w:r>
        <w:rPr>
          <w:rFonts w:hint="eastAsia"/>
        </w:rPr>
        <w:t>은 목숨 수를 입력하여 설정한다.</w:t>
      </w:r>
      <w:r>
        <w:t xml:space="preserve"> </w:t>
      </w:r>
      <w:r>
        <w:rPr>
          <w:rFonts w:hint="eastAsia"/>
        </w:rPr>
        <w:t xml:space="preserve">나머지 모드는 </w:t>
      </w:r>
      <w:r>
        <w:t>1</w:t>
      </w:r>
      <w:r>
        <w:rPr>
          <w:rFonts w:hint="eastAsia"/>
        </w:rPr>
        <w:t xml:space="preserve">로 설정한다. </w:t>
      </w:r>
    </w:p>
    <w:p w14:paraId="674454A3" w14:textId="453B8EE2" w:rsidR="00CC5BEE" w:rsidRDefault="00E836D0" w:rsidP="005147F1">
      <w:pPr>
        <w:rPr>
          <w:color w:val="000000" w:themeColor="text1"/>
          <w:sz w:val="26"/>
          <w:szCs w:val="26"/>
        </w:rPr>
      </w:pPr>
      <w:r w:rsidRPr="00CC5BEE">
        <w:rPr>
          <w:rFonts w:hint="eastAsia"/>
          <w:color w:val="000000" w:themeColor="text1"/>
          <w:sz w:val="26"/>
          <w:szCs w:val="26"/>
        </w:rPr>
        <w:t>코드</w:t>
      </w:r>
    </w:p>
    <w:tbl>
      <w:tblPr>
        <w:tblStyle w:val="a9"/>
        <w:tblW w:w="0" w:type="auto"/>
        <w:tblLook w:val="04A0" w:firstRow="1" w:lastRow="0" w:firstColumn="1" w:lastColumn="0" w:noHBand="0" w:noVBand="1"/>
      </w:tblPr>
      <w:tblGrid>
        <w:gridCol w:w="9016"/>
      </w:tblGrid>
      <w:tr w:rsidR="00CC5BEE" w14:paraId="33DB0525" w14:textId="77777777" w:rsidTr="00CC5BEE">
        <w:tc>
          <w:tcPr>
            <w:tcW w:w="9016" w:type="dxa"/>
          </w:tcPr>
          <w:p w14:paraId="101F7DB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JMenuBar </w:t>
            </w:r>
            <w:r>
              <w:rPr>
                <w:rFonts w:ascii="Consolas" w:hAnsi="Consolas" w:cs="Consolas"/>
                <w:color w:val="0000C0"/>
                <w:kern w:val="0"/>
                <w:sz w:val="16"/>
                <w:szCs w:val="16"/>
              </w:rPr>
              <w:t>jmb</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JMenuBar();</w:t>
            </w:r>
          </w:p>
          <w:p w14:paraId="23278C83" w14:textId="77777777" w:rsidR="00CC5BEE" w:rsidRDefault="00CC5BEE" w:rsidP="00CC5BEE">
            <w:pPr>
              <w:wordWrap/>
              <w:adjustRightInd w:val="0"/>
              <w:jc w:val="left"/>
              <w:rPr>
                <w:rFonts w:ascii="Consolas" w:hAnsi="Consolas" w:cs="Consolas"/>
                <w:b/>
                <w:bCs/>
                <w:color w:val="7F0055"/>
                <w:kern w:val="0"/>
                <w:sz w:val="16"/>
                <w:szCs w:val="16"/>
              </w:rPr>
            </w:pP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JMenu </w:t>
            </w:r>
            <w:r>
              <w:rPr>
                <w:rFonts w:ascii="Consolas" w:hAnsi="Consolas" w:cs="Consolas"/>
                <w:color w:val="0000C0"/>
                <w:kern w:val="0"/>
                <w:sz w:val="16"/>
                <w:szCs w:val="16"/>
              </w:rPr>
              <w:t>showLifeMenu</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JMenu();</w:t>
            </w:r>
          </w:p>
          <w:p w14:paraId="3F4630B1" w14:textId="77777777" w:rsidR="00CC5BEE" w:rsidRDefault="00CC5BEE" w:rsidP="00CC5BEE">
            <w:pPr>
              <w:wordWrap/>
              <w:adjustRightInd w:val="0"/>
              <w:jc w:val="left"/>
              <w:rPr>
                <w:rFonts w:ascii="Consolas" w:hAnsi="Consolas" w:cs="Consolas"/>
                <w:b/>
                <w:bCs/>
                <w:color w:val="7F0055"/>
                <w:kern w:val="0"/>
                <w:sz w:val="16"/>
                <w:szCs w:val="16"/>
              </w:rPr>
            </w:pPr>
          </w:p>
          <w:p w14:paraId="02C6CB8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life</w:t>
            </w:r>
            <w:r>
              <w:rPr>
                <w:rFonts w:ascii="Consolas" w:hAnsi="Consolas" w:cs="Consolas"/>
                <w:color w:val="000000"/>
                <w:kern w:val="0"/>
                <w:sz w:val="16"/>
                <w:szCs w:val="16"/>
              </w:rPr>
              <w:t xml:space="preserve"> = 1;</w:t>
            </w:r>
          </w:p>
          <w:p w14:paraId="1F798EC5" w14:textId="77777777" w:rsidR="00CC5BEE" w:rsidRDefault="00CC5BEE" w:rsidP="00CC5BEE">
            <w:pPr>
              <w:wordWrap/>
              <w:adjustRightInd w:val="0"/>
              <w:jc w:val="left"/>
              <w:rPr>
                <w:rFonts w:ascii="Consolas" w:hAnsi="Consolas" w:cs="Consolas"/>
                <w:kern w:val="0"/>
                <w:sz w:val="16"/>
                <w:szCs w:val="16"/>
              </w:rPr>
            </w:pPr>
          </w:p>
          <w:p w14:paraId="1566E7E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getLife() {</w:t>
            </w:r>
          </w:p>
          <w:p w14:paraId="27DC16B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life</w:t>
            </w:r>
            <w:r>
              <w:rPr>
                <w:rFonts w:ascii="Consolas" w:hAnsi="Consolas" w:cs="Consolas"/>
                <w:color w:val="000000"/>
                <w:kern w:val="0"/>
                <w:sz w:val="16"/>
                <w:szCs w:val="16"/>
              </w:rPr>
              <w:t>;</w:t>
            </w:r>
          </w:p>
          <w:p w14:paraId="41610782" w14:textId="138BC606" w:rsidR="00CC5BEE" w:rsidRDefault="00CC5BEE" w:rsidP="00CC5BEE">
            <w:pPr>
              <w:rPr>
                <w:rFonts w:ascii="Consolas" w:hAnsi="Consolas" w:cs="Consolas"/>
                <w:color w:val="000000"/>
                <w:kern w:val="0"/>
                <w:sz w:val="16"/>
                <w:szCs w:val="16"/>
              </w:rPr>
            </w:pPr>
            <w:r>
              <w:rPr>
                <w:rFonts w:ascii="Consolas" w:hAnsi="Consolas" w:cs="Consolas"/>
                <w:color w:val="000000"/>
                <w:kern w:val="0"/>
                <w:sz w:val="16"/>
                <w:szCs w:val="16"/>
              </w:rPr>
              <w:t>}</w:t>
            </w:r>
          </w:p>
          <w:p w14:paraId="7438A04E" w14:textId="77777777" w:rsidR="00CC5BEE" w:rsidRDefault="00CC5BEE" w:rsidP="00CC5BEE">
            <w:pPr>
              <w:rPr>
                <w:rFonts w:ascii="Consolas" w:hAnsi="Consolas" w:cs="Consolas"/>
                <w:color w:val="000000"/>
                <w:kern w:val="0"/>
                <w:sz w:val="16"/>
                <w:szCs w:val="16"/>
              </w:rPr>
            </w:pPr>
          </w:p>
          <w:p w14:paraId="53F9739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String </w:t>
            </w:r>
            <w:r>
              <w:rPr>
                <w:rFonts w:ascii="Consolas" w:hAnsi="Consolas" w:cs="Consolas"/>
                <w:i/>
                <w:iCs/>
                <w:color w:val="0000C0"/>
                <w:kern w:val="0"/>
                <w:sz w:val="16"/>
                <w:szCs w:val="16"/>
              </w:rPr>
              <w:t>level</w:t>
            </w:r>
            <w:r>
              <w:rPr>
                <w:rFonts w:ascii="Consolas" w:hAnsi="Consolas" w:cs="Consolas"/>
                <w:color w:val="000000"/>
                <w:kern w:val="0"/>
                <w:sz w:val="16"/>
                <w:szCs w:val="16"/>
              </w:rPr>
              <w:t xml:space="preserve"> = </w:t>
            </w:r>
            <w:r>
              <w:rPr>
                <w:rFonts w:ascii="Consolas" w:hAnsi="Consolas" w:cs="Consolas"/>
                <w:color w:val="2A00FF"/>
                <w:kern w:val="0"/>
                <w:sz w:val="16"/>
                <w:szCs w:val="16"/>
              </w:rPr>
              <w:t>""</w:t>
            </w:r>
            <w:r>
              <w:rPr>
                <w:rFonts w:ascii="Consolas" w:hAnsi="Consolas" w:cs="Consolas"/>
                <w:color w:val="000000"/>
                <w:kern w:val="0"/>
                <w:sz w:val="16"/>
                <w:szCs w:val="16"/>
              </w:rPr>
              <w:t>;</w:t>
            </w:r>
          </w:p>
          <w:p w14:paraId="23D4780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setLevel(String </w:t>
            </w:r>
            <w:r>
              <w:rPr>
                <w:rFonts w:ascii="Consolas" w:hAnsi="Consolas" w:cs="Consolas"/>
                <w:color w:val="6A3E3E"/>
                <w:kern w:val="0"/>
                <w:sz w:val="16"/>
                <w:szCs w:val="16"/>
              </w:rPr>
              <w:t>setlevel</w:t>
            </w:r>
            <w:r>
              <w:rPr>
                <w:rFonts w:ascii="Consolas" w:hAnsi="Consolas" w:cs="Consolas"/>
                <w:color w:val="000000"/>
                <w:kern w:val="0"/>
                <w:sz w:val="16"/>
                <w:szCs w:val="16"/>
              </w:rPr>
              <w:t>) {</w:t>
            </w:r>
          </w:p>
          <w:p w14:paraId="290D1D9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i/>
                <w:iCs/>
                <w:color w:val="0000C0"/>
                <w:kern w:val="0"/>
                <w:sz w:val="16"/>
                <w:szCs w:val="16"/>
              </w:rPr>
              <w:t>level</w:t>
            </w:r>
            <w:r>
              <w:rPr>
                <w:rFonts w:ascii="Consolas" w:hAnsi="Consolas" w:cs="Consolas"/>
                <w:color w:val="000000"/>
                <w:kern w:val="0"/>
                <w:sz w:val="16"/>
                <w:szCs w:val="16"/>
              </w:rPr>
              <w:t xml:space="preserve"> = </w:t>
            </w:r>
            <w:r>
              <w:rPr>
                <w:rFonts w:ascii="Consolas" w:hAnsi="Consolas" w:cs="Consolas"/>
                <w:color w:val="6A3E3E"/>
                <w:kern w:val="0"/>
                <w:sz w:val="16"/>
                <w:szCs w:val="16"/>
              </w:rPr>
              <w:t>setlevel</w:t>
            </w:r>
            <w:r>
              <w:rPr>
                <w:rFonts w:ascii="Consolas" w:hAnsi="Consolas" w:cs="Consolas"/>
                <w:color w:val="000000"/>
                <w:kern w:val="0"/>
                <w:sz w:val="16"/>
                <w:szCs w:val="16"/>
              </w:rPr>
              <w:t>;</w:t>
            </w:r>
          </w:p>
          <w:p w14:paraId="77346E5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w:t>
            </w:r>
          </w:p>
          <w:p w14:paraId="317AB71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4BCE7D9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initLife() {</w:t>
            </w:r>
          </w:p>
          <w:p w14:paraId="4BB5D9D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w:t>
            </w:r>
            <w:r>
              <w:rPr>
                <w:rFonts w:ascii="Consolas" w:hAnsi="Consolas" w:cs="Consolas"/>
                <w:i/>
                <w:iCs/>
                <w:color w:val="0000C0"/>
                <w:kern w:val="0"/>
                <w:sz w:val="16"/>
                <w:szCs w:val="16"/>
              </w:rPr>
              <w:t>level</w:t>
            </w:r>
            <w:r>
              <w:rPr>
                <w:rFonts w:ascii="Consolas" w:hAnsi="Consolas" w:cs="Consolas"/>
                <w:color w:val="000000"/>
                <w:kern w:val="0"/>
                <w:sz w:val="16"/>
                <w:szCs w:val="16"/>
              </w:rPr>
              <w:t>.equals(</w:t>
            </w:r>
            <w:r>
              <w:rPr>
                <w:rFonts w:ascii="Consolas" w:hAnsi="Consolas" w:cs="Consolas"/>
                <w:color w:val="2A00FF"/>
                <w:kern w:val="0"/>
                <w:sz w:val="16"/>
                <w:szCs w:val="16"/>
              </w:rPr>
              <w:t>"Easy"</w:t>
            </w:r>
            <w:r>
              <w:rPr>
                <w:rFonts w:ascii="Consolas" w:hAnsi="Consolas" w:cs="Consolas"/>
                <w:color w:val="000000"/>
                <w:kern w:val="0"/>
                <w:sz w:val="16"/>
                <w:szCs w:val="16"/>
              </w:rPr>
              <w:t>)) {</w:t>
            </w:r>
          </w:p>
          <w:p w14:paraId="1A72AC8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(1);</w:t>
            </w:r>
          </w:p>
          <w:p w14:paraId="3C50887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788FE82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i/>
                <w:iCs/>
                <w:color w:val="0000C0"/>
                <w:kern w:val="0"/>
                <w:sz w:val="16"/>
                <w:szCs w:val="16"/>
              </w:rPr>
              <w:t>level</w:t>
            </w:r>
            <w:r>
              <w:rPr>
                <w:rFonts w:ascii="Consolas" w:hAnsi="Consolas" w:cs="Consolas"/>
                <w:color w:val="000000"/>
                <w:kern w:val="0"/>
                <w:sz w:val="16"/>
                <w:szCs w:val="16"/>
              </w:rPr>
              <w:t>.equals(</w:t>
            </w:r>
            <w:r>
              <w:rPr>
                <w:rFonts w:ascii="Consolas" w:hAnsi="Consolas" w:cs="Consolas"/>
                <w:color w:val="2A00FF"/>
                <w:kern w:val="0"/>
                <w:sz w:val="16"/>
                <w:szCs w:val="16"/>
              </w:rPr>
              <w:t>"Nomal"</w:t>
            </w:r>
            <w:r>
              <w:rPr>
                <w:rFonts w:ascii="Consolas" w:hAnsi="Consolas" w:cs="Consolas"/>
                <w:color w:val="000000"/>
                <w:kern w:val="0"/>
                <w:sz w:val="16"/>
                <w:szCs w:val="16"/>
              </w:rPr>
              <w:t>)){</w:t>
            </w:r>
          </w:p>
          <w:p w14:paraId="43CA702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(2);</w:t>
            </w:r>
          </w:p>
          <w:p w14:paraId="483E047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t>}</w:t>
            </w:r>
          </w:p>
          <w:p w14:paraId="0E3DA00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w:t>
            </w:r>
            <w:r>
              <w:rPr>
                <w:rFonts w:ascii="Consolas" w:hAnsi="Consolas" w:cs="Consolas"/>
                <w:i/>
                <w:iCs/>
                <w:color w:val="0000C0"/>
                <w:kern w:val="0"/>
                <w:sz w:val="16"/>
                <w:szCs w:val="16"/>
              </w:rPr>
              <w:t>level</w:t>
            </w:r>
            <w:r>
              <w:rPr>
                <w:rFonts w:ascii="Consolas" w:hAnsi="Consolas" w:cs="Consolas"/>
                <w:color w:val="000000"/>
                <w:kern w:val="0"/>
                <w:sz w:val="16"/>
                <w:szCs w:val="16"/>
              </w:rPr>
              <w:t>.equals(</w:t>
            </w:r>
            <w:r>
              <w:rPr>
                <w:rFonts w:ascii="Consolas" w:hAnsi="Consolas" w:cs="Consolas"/>
                <w:color w:val="2A00FF"/>
                <w:kern w:val="0"/>
                <w:sz w:val="16"/>
                <w:szCs w:val="16"/>
              </w:rPr>
              <w:t>"Hard"</w:t>
            </w:r>
            <w:r>
              <w:rPr>
                <w:rFonts w:ascii="Consolas" w:hAnsi="Consolas" w:cs="Consolas"/>
                <w:color w:val="000000"/>
                <w:kern w:val="0"/>
                <w:sz w:val="16"/>
                <w:szCs w:val="16"/>
              </w:rPr>
              <w:t>)) {</w:t>
            </w:r>
          </w:p>
          <w:p w14:paraId="6D30BD6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(3);</w:t>
            </w:r>
          </w:p>
          <w:p w14:paraId="01DEED3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0400850" w14:textId="77777777" w:rsidR="00CC5BEE" w:rsidRDefault="00CC5BEE" w:rsidP="00CC5BEE">
            <w:r>
              <w:rPr>
                <w:rFonts w:ascii="Consolas" w:hAnsi="Consolas" w:cs="Consolas"/>
                <w:color w:val="000000"/>
                <w:kern w:val="0"/>
                <w:sz w:val="16"/>
                <w:szCs w:val="16"/>
              </w:rPr>
              <w:t>}</w:t>
            </w:r>
          </w:p>
          <w:p w14:paraId="03EDE8BA" w14:textId="77777777" w:rsidR="00CC5BEE" w:rsidRDefault="00CC5BEE" w:rsidP="005147F1">
            <w:pPr>
              <w:rPr>
                <w:color w:val="000000" w:themeColor="text1"/>
                <w:sz w:val="26"/>
                <w:szCs w:val="26"/>
              </w:rPr>
            </w:pPr>
          </w:p>
          <w:p w14:paraId="5905DE0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customLife</w:t>
            </w:r>
            <w:r>
              <w:rPr>
                <w:rFonts w:ascii="Consolas" w:hAnsi="Consolas" w:cs="Consolas"/>
                <w:color w:val="000000"/>
                <w:kern w:val="0"/>
                <w:sz w:val="16"/>
                <w:szCs w:val="16"/>
              </w:rPr>
              <w:t>;</w:t>
            </w:r>
          </w:p>
          <w:p w14:paraId="512427D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7319F0E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setCustomLife(</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 {</w:t>
            </w:r>
          </w:p>
          <w:p w14:paraId="453C6AF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i/>
                <w:iCs/>
                <w:color w:val="0000C0"/>
                <w:kern w:val="0"/>
                <w:sz w:val="16"/>
                <w:szCs w:val="16"/>
              </w:rPr>
              <w:t>customLife</w:t>
            </w:r>
            <w:r>
              <w:rPr>
                <w:rFonts w:ascii="Consolas" w:hAnsi="Consolas" w:cs="Consolas"/>
                <w:color w:val="000000"/>
                <w:kern w:val="0"/>
                <w:sz w:val="16"/>
                <w:szCs w:val="16"/>
              </w:rPr>
              <w:t xml:space="preserve"> = </w:t>
            </w:r>
            <w:r>
              <w:rPr>
                <w:rFonts w:ascii="Consolas" w:hAnsi="Consolas" w:cs="Consolas"/>
                <w:color w:val="6A3E3E"/>
                <w:kern w:val="0"/>
                <w:sz w:val="16"/>
                <w:szCs w:val="16"/>
              </w:rPr>
              <w:t>life</w:t>
            </w:r>
            <w:r>
              <w:rPr>
                <w:rFonts w:ascii="Consolas" w:hAnsi="Consolas" w:cs="Consolas"/>
                <w:color w:val="000000"/>
                <w:kern w:val="0"/>
                <w:sz w:val="16"/>
                <w:szCs w:val="16"/>
              </w:rPr>
              <w:t>;</w:t>
            </w:r>
          </w:p>
          <w:p w14:paraId="36AD5D24" w14:textId="39DF9E41" w:rsidR="00CC5BEE" w:rsidRDefault="00CC5BEE" w:rsidP="00CC5BEE">
            <w:pPr>
              <w:rPr>
                <w:color w:val="000000" w:themeColor="text1"/>
                <w:sz w:val="26"/>
                <w:szCs w:val="26"/>
              </w:rPr>
            </w:pPr>
            <w:r>
              <w:rPr>
                <w:rFonts w:ascii="Consolas" w:hAnsi="Consolas" w:cs="Consolas"/>
                <w:color w:val="000000"/>
                <w:kern w:val="0"/>
                <w:sz w:val="16"/>
                <w:szCs w:val="16"/>
              </w:rPr>
              <w:t>}</w:t>
            </w:r>
          </w:p>
        </w:tc>
      </w:tr>
    </w:tbl>
    <w:p w14:paraId="7053ACF5" w14:textId="77777777" w:rsidR="00CC5BEE" w:rsidRPr="00CC5BEE" w:rsidRDefault="00CC5BEE" w:rsidP="005147F1">
      <w:pPr>
        <w:rPr>
          <w:color w:val="000000" w:themeColor="text1"/>
          <w:sz w:val="26"/>
          <w:szCs w:val="26"/>
        </w:rPr>
      </w:pPr>
    </w:p>
    <w:p w14:paraId="1CA14BE7" w14:textId="2401825C" w:rsidR="00E836D0" w:rsidRDefault="00BD3EE4" w:rsidP="00F75C7E">
      <w:pPr>
        <w:pStyle w:val="3"/>
        <w:ind w:left="480" w:hanging="480"/>
      </w:pPr>
      <w:bookmarkStart w:id="148" w:name="_Toc26783811"/>
      <w:r>
        <w:rPr>
          <w:rFonts w:hint="eastAsia"/>
        </w:rPr>
        <w:t>Challenge</w:t>
      </w:r>
      <w:r w:rsidR="00EB58E9">
        <w:rPr>
          <w:rFonts w:hint="eastAsia"/>
        </w:rPr>
        <w:t xml:space="preserve"> 모</w:t>
      </w:r>
      <w:r w:rsidR="00E836D0">
        <w:rPr>
          <w:rFonts w:hint="eastAsia"/>
        </w:rPr>
        <w:t>드</w:t>
      </w:r>
      <w:bookmarkEnd w:id="148"/>
    </w:p>
    <w:p w14:paraId="25F60FC7" w14:textId="10C2ABEA" w:rsidR="0068766A" w:rsidRPr="0068766A" w:rsidRDefault="0068766A" w:rsidP="0068766A">
      <w:pPr>
        <w:rPr>
          <w:sz w:val="26"/>
          <w:szCs w:val="26"/>
        </w:rPr>
      </w:pPr>
      <w:r w:rsidRPr="0068766A">
        <w:rPr>
          <w:rFonts w:hint="eastAsia"/>
          <w:sz w:val="26"/>
          <w:szCs w:val="26"/>
        </w:rPr>
        <w:t>개선설명</w:t>
      </w:r>
    </w:p>
    <w:p w14:paraId="46CFF185" w14:textId="2AA01271" w:rsidR="0068766A" w:rsidRDefault="0068766A" w:rsidP="0068766A">
      <w:r>
        <w:rPr>
          <w:rFonts w:hint="eastAsia"/>
        </w:rPr>
        <w:t xml:space="preserve"> </w:t>
      </w:r>
      <w:r>
        <w:t>1</w:t>
      </w:r>
      <w:r w:rsidR="005147F1">
        <w:t>.</w:t>
      </w:r>
      <w:r>
        <w:t xml:space="preserve"> </w:t>
      </w:r>
      <w:r>
        <w:rPr>
          <w:rFonts w:hint="eastAsia"/>
        </w:rPr>
        <w:t xml:space="preserve">게임이 승리로 끝날 경우에 다음 게임이 이어지도록 한다. </w:t>
      </w:r>
      <w:r>
        <w:t xml:space="preserve"> </w:t>
      </w:r>
      <w:r>
        <w:rPr>
          <w:rFonts w:hint="eastAsia"/>
        </w:rPr>
        <w:t>패배 시 게임은 끝난다.</w:t>
      </w:r>
    </w:p>
    <w:p w14:paraId="321C6F01" w14:textId="1108F469" w:rsidR="00CC5BEE" w:rsidRDefault="0068766A" w:rsidP="0068766A">
      <w:r>
        <w:rPr>
          <w:rFonts w:hint="eastAsia"/>
        </w:rPr>
        <w:t xml:space="preserve"> </w:t>
      </w:r>
      <w:r>
        <w:t>2</w:t>
      </w:r>
      <w:r w:rsidR="005147F1">
        <w:t>.</w:t>
      </w:r>
      <w:r>
        <w:t xml:space="preserve"> </w:t>
      </w:r>
      <w:r>
        <w:rPr>
          <w:rFonts w:hint="eastAsia"/>
        </w:rPr>
        <w:t>게임판과 지뢰 수는 일정하게 증가한다.</w:t>
      </w:r>
      <w:r>
        <w:t xml:space="preserve"> </w:t>
      </w:r>
    </w:p>
    <w:p w14:paraId="6EB2F7A5" w14:textId="1BB9D89C" w:rsidR="0068766A" w:rsidRDefault="0068766A" w:rsidP="0068766A">
      <w:pPr>
        <w:rPr>
          <w:sz w:val="26"/>
          <w:szCs w:val="26"/>
        </w:rPr>
      </w:pPr>
      <w:r w:rsidRPr="0068766A">
        <w:rPr>
          <w:rFonts w:hint="eastAsia"/>
          <w:sz w:val="26"/>
          <w:szCs w:val="26"/>
        </w:rPr>
        <w:t>코드</w:t>
      </w:r>
    </w:p>
    <w:tbl>
      <w:tblPr>
        <w:tblStyle w:val="a9"/>
        <w:tblW w:w="0" w:type="auto"/>
        <w:tblLook w:val="04A0" w:firstRow="1" w:lastRow="0" w:firstColumn="1" w:lastColumn="0" w:noHBand="0" w:noVBand="1"/>
      </w:tblPr>
      <w:tblGrid>
        <w:gridCol w:w="9016"/>
      </w:tblGrid>
      <w:tr w:rsidR="00CC5BEE" w14:paraId="647C6187" w14:textId="77777777" w:rsidTr="00CC5BEE">
        <w:tc>
          <w:tcPr>
            <w:tcW w:w="9016" w:type="dxa"/>
          </w:tcPr>
          <w:p w14:paraId="43B78A0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w:t>
            </w:r>
            <w:r>
              <w:rPr>
                <w:rFonts w:ascii="Consolas" w:hAnsi="Consolas" w:cs="Consolas"/>
                <w:color w:val="000000"/>
                <w:kern w:val="0"/>
                <w:sz w:val="16"/>
                <w:szCs w:val="16"/>
                <w:u w:val="single"/>
              </w:rPr>
              <w:t>ChallengeMode</w:t>
            </w:r>
            <w:r>
              <w:rPr>
                <w:rFonts w:ascii="Consolas" w:hAnsi="Consolas" w:cs="Consolas"/>
                <w:color w:val="000000"/>
                <w:kern w:val="0"/>
                <w:sz w:val="16"/>
                <w:szCs w:val="16"/>
              </w:rPr>
              <w:t xml:space="preserve"> </w:t>
            </w:r>
            <w:r>
              <w:rPr>
                <w:rFonts w:ascii="Consolas" w:hAnsi="Consolas" w:cs="Consolas"/>
                <w:b/>
                <w:bCs/>
                <w:color w:val="7F0055"/>
                <w:kern w:val="0"/>
                <w:sz w:val="16"/>
                <w:szCs w:val="16"/>
              </w:rPr>
              <w:t>extends</w:t>
            </w:r>
            <w:r>
              <w:rPr>
                <w:rFonts w:ascii="Consolas" w:hAnsi="Consolas" w:cs="Consolas"/>
                <w:color w:val="000000"/>
                <w:kern w:val="0"/>
                <w:sz w:val="16"/>
                <w:szCs w:val="16"/>
              </w:rPr>
              <w:t xml:space="preserve"> GameWindow {</w:t>
            </w:r>
          </w:p>
          <w:p w14:paraId="7337E318" w14:textId="77777777" w:rsidR="00CC5BEE" w:rsidRDefault="00CC5BEE" w:rsidP="00CC5BEE">
            <w:pPr>
              <w:wordWrap/>
              <w:adjustRightInd w:val="0"/>
              <w:ind w:firstLine="80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challengeWidth</w:t>
            </w:r>
            <w:r>
              <w:rPr>
                <w:rFonts w:ascii="Consolas" w:hAnsi="Consolas" w:cs="Consolas"/>
                <w:color w:val="000000"/>
                <w:kern w:val="0"/>
                <w:sz w:val="16"/>
                <w:szCs w:val="16"/>
              </w:rPr>
              <w:t xml:space="preserve"> = 0;</w:t>
            </w:r>
          </w:p>
          <w:p w14:paraId="42100FC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challegneHeight</w:t>
            </w:r>
            <w:r>
              <w:rPr>
                <w:rFonts w:ascii="Consolas" w:hAnsi="Consolas" w:cs="Consolas"/>
                <w:color w:val="000000"/>
                <w:kern w:val="0"/>
                <w:sz w:val="16"/>
                <w:szCs w:val="16"/>
              </w:rPr>
              <w:t xml:space="preserve"> = 0;</w:t>
            </w:r>
          </w:p>
          <w:p w14:paraId="7D39E2B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shd w:val="clear" w:color="auto" w:fill="F0D8A8"/>
              </w:rPr>
              <w:t>challengeMinesNum</w:t>
            </w:r>
            <w:r>
              <w:rPr>
                <w:rFonts w:ascii="Consolas" w:hAnsi="Consolas" w:cs="Consolas"/>
                <w:color w:val="000000"/>
                <w:kern w:val="0"/>
                <w:sz w:val="16"/>
                <w:szCs w:val="16"/>
              </w:rPr>
              <w:t xml:space="preserve"> = 0;</w:t>
            </w:r>
          </w:p>
          <w:p w14:paraId="30BC554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i/>
                <w:iCs/>
                <w:color w:val="0000C0"/>
                <w:kern w:val="0"/>
                <w:sz w:val="16"/>
                <w:szCs w:val="16"/>
              </w:rPr>
              <w:t>ischallenge</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441FB4B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getLife(</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w:t>
            </w:r>
          </w:p>
          <w:p w14:paraId="0F63E3D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w:t>
            </w:r>
          </w:p>
          <w:p w14:paraId="0628540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42D18E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isChallenge() {</w:t>
            </w:r>
          </w:p>
          <w:p w14:paraId="6120B61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ischallenge</w:t>
            </w:r>
            <w:r>
              <w:rPr>
                <w:rFonts w:ascii="Consolas" w:hAnsi="Consolas" w:cs="Consolas"/>
                <w:color w:val="000000"/>
                <w:kern w:val="0"/>
                <w:sz w:val="16"/>
                <w:szCs w:val="16"/>
              </w:rPr>
              <w:t>;</w:t>
            </w:r>
          </w:p>
          <w:p w14:paraId="3EF5C92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763387C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color w:val="6A3E3E"/>
                <w:kern w:val="0"/>
                <w:sz w:val="16"/>
                <w:szCs w:val="16"/>
              </w:rPr>
              <w:t>setChal</w:t>
            </w:r>
            <w:r>
              <w:rPr>
                <w:rFonts w:ascii="Consolas" w:hAnsi="Consolas" w:cs="Consolas"/>
                <w:color w:val="000000"/>
                <w:kern w:val="0"/>
                <w:sz w:val="16"/>
                <w:szCs w:val="16"/>
              </w:rPr>
              <w:t>) {</w:t>
            </w:r>
          </w:p>
          <w:p w14:paraId="31EBF11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ischallenge</w:t>
            </w:r>
            <w:r>
              <w:rPr>
                <w:rFonts w:ascii="Consolas" w:hAnsi="Consolas" w:cs="Consolas"/>
                <w:color w:val="000000"/>
                <w:kern w:val="0"/>
                <w:sz w:val="16"/>
                <w:szCs w:val="16"/>
              </w:rPr>
              <w:t xml:space="preserve"> = </w:t>
            </w:r>
            <w:r>
              <w:rPr>
                <w:rFonts w:ascii="Consolas" w:hAnsi="Consolas" w:cs="Consolas"/>
                <w:color w:val="6A3E3E"/>
                <w:kern w:val="0"/>
                <w:sz w:val="16"/>
                <w:szCs w:val="16"/>
              </w:rPr>
              <w:t>setChal</w:t>
            </w:r>
            <w:r>
              <w:rPr>
                <w:rFonts w:ascii="Consolas" w:hAnsi="Consolas" w:cs="Consolas"/>
                <w:color w:val="000000"/>
                <w:kern w:val="0"/>
                <w:sz w:val="16"/>
                <w:szCs w:val="16"/>
              </w:rPr>
              <w:t>;</w:t>
            </w:r>
          </w:p>
          <w:p w14:paraId="438D1AD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74B338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getChallengeWidth() {</w:t>
            </w:r>
          </w:p>
          <w:p w14:paraId="3B05575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challengeWidth</w:t>
            </w:r>
            <w:r>
              <w:rPr>
                <w:rFonts w:ascii="Consolas" w:hAnsi="Consolas" w:cs="Consolas"/>
                <w:color w:val="000000"/>
                <w:kern w:val="0"/>
                <w:sz w:val="16"/>
                <w:szCs w:val="16"/>
              </w:rPr>
              <w:t>;</w:t>
            </w:r>
          </w:p>
          <w:p w14:paraId="56F4FB3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F55B5C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setChallengeWidth(</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width</w:t>
            </w:r>
            <w:r>
              <w:rPr>
                <w:rFonts w:ascii="Consolas" w:hAnsi="Consolas" w:cs="Consolas"/>
                <w:color w:val="000000"/>
                <w:kern w:val="0"/>
                <w:sz w:val="16"/>
                <w:szCs w:val="16"/>
              </w:rPr>
              <w:t>) {</w:t>
            </w:r>
          </w:p>
          <w:p w14:paraId="662AB25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challengeWidth</w:t>
            </w:r>
            <w:r>
              <w:rPr>
                <w:rFonts w:ascii="Consolas" w:hAnsi="Consolas" w:cs="Consolas"/>
                <w:color w:val="000000"/>
                <w:kern w:val="0"/>
                <w:sz w:val="16"/>
                <w:szCs w:val="16"/>
              </w:rPr>
              <w:t xml:space="preserve"> = </w:t>
            </w:r>
            <w:r>
              <w:rPr>
                <w:rFonts w:ascii="Consolas" w:hAnsi="Consolas" w:cs="Consolas"/>
                <w:color w:val="6A3E3E"/>
                <w:kern w:val="0"/>
                <w:sz w:val="16"/>
                <w:szCs w:val="16"/>
              </w:rPr>
              <w:t>width</w:t>
            </w:r>
            <w:r>
              <w:rPr>
                <w:rFonts w:ascii="Consolas" w:hAnsi="Consolas" w:cs="Consolas"/>
                <w:color w:val="000000"/>
                <w:kern w:val="0"/>
                <w:sz w:val="16"/>
                <w:szCs w:val="16"/>
              </w:rPr>
              <w:t>;</w:t>
            </w:r>
          </w:p>
          <w:p w14:paraId="0F08657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028252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getChallengeHeight() {</w:t>
            </w:r>
          </w:p>
          <w:p w14:paraId="2F25E3C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challegneHeight</w:t>
            </w:r>
            <w:r>
              <w:rPr>
                <w:rFonts w:ascii="Consolas" w:hAnsi="Consolas" w:cs="Consolas"/>
                <w:color w:val="000000"/>
                <w:kern w:val="0"/>
                <w:sz w:val="16"/>
                <w:szCs w:val="16"/>
              </w:rPr>
              <w:t>;</w:t>
            </w:r>
          </w:p>
          <w:p w14:paraId="5B9FC28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AF767B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setChallengeHeight(</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height</w:t>
            </w:r>
            <w:r>
              <w:rPr>
                <w:rFonts w:ascii="Consolas" w:hAnsi="Consolas" w:cs="Consolas"/>
                <w:color w:val="000000"/>
                <w:kern w:val="0"/>
                <w:sz w:val="16"/>
                <w:szCs w:val="16"/>
              </w:rPr>
              <w:t>) {</w:t>
            </w:r>
          </w:p>
          <w:p w14:paraId="20530F8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challegneHeight</w:t>
            </w:r>
            <w:r>
              <w:rPr>
                <w:rFonts w:ascii="Consolas" w:hAnsi="Consolas" w:cs="Consolas"/>
                <w:color w:val="000000"/>
                <w:kern w:val="0"/>
                <w:sz w:val="16"/>
                <w:szCs w:val="16"/>
              </w:rPr>
              <w:t xml:space="preserve"> = </w:t>
            </w:r>
            <w:r>
              <w:rPr>
                <w:rFonts w:ascii="Consolas" w:hAnsi="Consolas" w:cs="Consolas"/>
                <w:color w:val="6A3E3E"/>
                <w:kern w:val="0"/>
                <w:sz w:val="16"/>
                <w:szCs w:val="16"/>
              </w:rPr>
              <w:t>height</w:t>
            </w:r>
            <w:r>
              <w:rPr>
                <w:rFonts w:ascii="Consolas" w:hAnsi="Consolas" w:cs="Consolas"/>
                <w:color w:val="000000"/>
                <w:kern w:val="0"/>
                <w:sz w:val="16"/>
                <w:szCs w:val="16"/>
              </w:rPr>
              <w:t>;</w:t>
            </w:r>
          </w:p>
          <w:p w14:paraId="2D86A5E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219740D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getChallengeMinesNum() {</w:t>
            </w:r>
          </w:p>
          <w:p w14:paraId="429E911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shd w:val="clear" w:color="auto" w:fill="D4D4D4"/>
              </w:rPr>
              <w:t>challengeMinesNum</w:t>
            </w:r>
            <w:r>
              <w:rPr>
                <w:rFonts w:ascii="Consolas" w:hAnsi="Consolas" w:cs="Consolas"/>
                <w:color w:val="000000"/>
                <w:kern w:val="0"/>
                <w:sz w:val="16"/>
                <w:szCs w:val="16"/>
              </w:rPr>
              <w:t>;</w:t>
            </w:r>
          </w:p>
          <w:p w14:paraId="58308F7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9FCDB5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setChallengeMinesNum(</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mines</w:t>
            </w:r>
            <w:r>
              <w:rPr>
                <w:rFonts w:ascii="Consolas" w:hAnsi="Consolas" w:cs="Consolas"/>
                <w:color w:val="000000"/>
                <w:kern w:val="0"/>
                <w:sz w:val="16"/>
                <w:szCs w:val="16"/>
              </w:rPr>
              <w:t>) {</w:t>
            </w:r>
          </w:p>
          <w:p w14:paraId="54767B6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shd w:val="clear" w:color="auto" w:fill="F0D8A8"/>
              </w:rPr>
              <w:t>challengeMinesNum</w:t>
            </w:r>
            <w:r>
              <w:rPr>
                <w:rFonts w:ascii="Consolas" w:hAnsi="Consolas" w:cs="Consolas"/>
                <w:color w:val="000000"/>
                <w:kern w:val="0"/>
                <w:sz w:val="16"/>
                <w:szCs w:val="16"/>
              </w:rPr>
              <w:t xml:space="preserve"> = </w:t>
            </w:r>
            <w:r>
              <w:rPr>
                <w:rFonts w:ascii="Consolas" w:hAnsi="Consolas" w:cs="Consolas"/>
                <w:color w:val="6A3E3E"/>
                <w:kern w:val="0"/>
                <w:sz w:val="16"/>
                <w:szCs w:val="16"/>
              </w:rPr>
              <w:t>mines</w:t>
            </w:r>
            <w:r>
              <w:rPr>
                <w:rFonts w:ascii="Consolas" w:hAnsi="Consolas" w:cs="Consolas"/>
                <w:color w:val="000000"/>
                <w:kern w:val="0"/>
                <w:sz w:val="16"/>
                <w:szCs w:val="16"/>
              </w:rPr>
              <w:t>;</w:t>
            </w:r>
          </w:p>
          <w:p w14:paraId="60691B7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3B4FD0D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646464"/>
                <w:kern w:val="0"/>
                <w:sz w:val="16"/>
                <w:szCs w:val="16"/>
              </w:rPr>
              <w:t>@Override</w:t>
            </w:r>
          </w:p>
          <w:p w14:paraId="000C9B4F"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victoryAction() {</w:t>
            </w:r>
          </w:p>
          <w:p w14:paraId="7EAEE43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p>
          <w:p w14:paraId="1674F20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2A00FF"/>
                <w:kern w:val="0"/>
                <w:sz w:val="16"/>
                <w:szCs w:val="16"/>
              </w:rPr>
              <w:t>"Congratulations. You managed to discover all the mines in "</w:t>
            </w:r>
          </w:p>
          <w:p w14:paraId="1F7525D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.getGameDuration() / 1000) + </w:t>
            </w:r>
            <w:r>
              <w:rPr>
                <w:rFonts w:ascii="Consolas" w:hAnsi="Consolas" w:cs="Consolas"/>
                <w:color w:val="2A00FF"/>
                <w:kern w:val="0"/>
                <w:sz w:val="16"/>
                <w:szCs w:val="16"/>
              </w:rPr>
              <w:t>" seconds"</w:t>
            </w:r>
            <w:r>
              <w:rPr>
                <w:rFonts w:ascii="Consolas" w:hAnsi="Consolas" w:cs="Consolas"/>
                <w:color w:val="000000"/>
                <w:kern w:val="0"/>
                <w:sz w:val="16"/>
                <w:szCs w:val="16"/>
              </w:rPr>
              <w:t>,</w:t>
            </w:r>
          </w:p>
          <w:p w14:paraId="6C39B79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2A00FF"/>
                <w:kern w:val="0"/>
                <w:sz w:val="16"/>
                <w:szCs w:val="16"/>
              </w:rPr>
              <w:t>"victory"</w:t>
            </w:r>
            <w:r>
              <w:rPr>
                <w:rFonts w:ascii="Consolas" w:hAnsi="Consolas" w:cs="Consolas"/>
                <w:color w:val="000000"/>
                <w:kern w:val="0"/>
                <w:sz w:val="16"/>
                <w:szCs w:val="16"/>
              </w:rPr>
              <w:t>, 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7D4614A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3F7F5F"/>
                <w:kern w:val="0"/>
                <w:sz w:val="16"/>
                <w:szCs w:val="16"/>
              </w:rPr>
              <w:t>// --------------------------------------------------------</w:t>
            </w:r>
          </w:p>
          <w:p w14:paraId="0493D01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i/>
                <w:iCs/>
                <w:color w:val="000000"/>
                <w:kern w:val="0"/>
                <w:sz w:val="16"/>
                <w:szCs w:val="16"/>
              </w:rPr>
              <w:t>isChallenge</w:t>
            </w:r>
            <w:r>
              <w:rPr>
                <w:rFonts w:ascii="Consolas" w:hAnsi="Consolas" w:cs="Consolas"/>
                <w:color w:val="000000"/>
                <w:kern w:val="0"/>
                <w:sz w:val="16"/>
                <w:szCs w:val="16"/>
              </w:rPr>
              <w:t>()) {</w:t>
            </w:r>
          </w:p>
          <w:p w14:paraId="35A2F8D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setChallengeMinesNum</w:t>
            </w:r>
            <w:r>
              <w:rPr>
                <w:rFonts w:ascii="Consolas" w:hAnsi="Consolas" w:cs="Consolas"/>
                <w:color w:val="000000"/>
                <w:kern w:val="0"/>
                <w:sz w:val="16"/>
                <w:szCs w:val="16"/>
              </w:rPr>
              <w:t>(</w:t>
            </w:r>
            <w:r>
              <w:rPr>
                <w:rFonts w:ascii="Consolas" w:hAnsi="Consolas" w:cs="Consolas"/>
                <w:i/>
                <w:iCs/>
                <w:color w:val="000000"/>
                <w:kern w:val="0"/>
                <w:sz w:val="16"/>
                <w:szCs w:val="16"/>
              </w:rPr>
              <w:t>getChallengeMinesNum</w:t>
            </w:r>
            <w:r>
              <w:rPr>
                <w:rFonts w:ascii="Consolas" w:hAnsi="Consolas" w:cs="Consolas"/>
                <w:color w:val="000000"/>
                <w:kern w:val="0"/>
                <w:sz w:val="16"/>
                <w:szCs w:val="16"/>
              </w:rPr>
              <w:t>() + 4);</w:t>
            </w:r>
          </w:p>
          <w:p w14:paraId="48304A6F"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setChallengeWidth</w:t>
            </w:r>
            <w:r>
              <w:rPr>
                <w:rFonts w:ascii="Consolas" w:hAnsi="Consolas" w:cs="Consolas"/>
                <w:color w:val="000000"/>
                <w:kern w:val="0"/>
                <w:sz w:val="16"/>
                <w:szCs w:val="16"/>
              </w:rPr>
              <w:t>(</w:t>
            </w:r>
            <w:r>
              <w:rPr>
                <w:rFonts w:ascii="Consolas" w:hAnsi="Consolas" w:cs="Consolas"/>
                <w:i/>
                <w:iCs/>
                <w:color w:val="000000"/>
                <w:kern w:val="0"/>
                <w:sz w:val="16"/>
                <w:szCs w:val="16"/>
              </w:rPr>
              <w:t>getChallengeWidth</w:t>
            </w:r>
            <w:r>
              <w:rPr>
                <w:rFonts w:ascii="Consolas" w:hAnsi="Consolas" w:cs="Consolas"/>
                <w:color w:val="000000"/>
                <w:kern w:val="0"/>
                <w:sz w:val="16"/>
                <w:szCs w:val="16"/>
              </w:rPr>
              <w:t>() + 3);</w:t>
            </w:r>
          </w:p>
          <w:p w14:paraId="7FA45C5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setChallengeHeight</w:t>
            </w:r>
            <w:r>
              <w:rPr>
                <w:rFonts w:ascii="Consolas" w:hAnsi="Consolas" w:cs="Consolas"/>
                <w:color w:val="000000"/>
                <w:kern w:val="0"/>
                <w:sz w:val="16"/>
                <w:szCs w:val="16"/>
              </w:rPr>
              <w:t>(</w:t>
            </w:r>
            <w:r>
              <w:rPr>
                <w:rFonts w:ascii="Consolas" w:hAnsi="Consolas" w:cs="Consolas"/>
                <w:i/>
                <w:iCs/>
                <w:color w:val="000000"/>
                <w:kern w:val="0"/>
                <w:sz w:val="16"/>
                <w:szCs w:val="16"/>
              </w:rPr>
              <w:t>getChallengeHeight</w:t>
            </w:r>
            <w:r>
              <w:rPr>
                <w:rFonts w:ascii="Consolas" w:hAnsi="Consolas" w:cs="Consolas"/>
                <w:color w:val="000000"/>
                <w:kern w:val="0"/>
                <w:sz w:val="16"/>
                <w:szCs w:val="16"/>
              </w:rPr>
              <w:t>() + 3);</w:t>
            </w:r>
          </w:p>
          <w:p w14:paraId="5F78460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ChallengeMode </w:t>
            </w:r>
            <w:r>
              <w:rPr>
                <w:rFonts w:ascii="Consolas" w:hAnsi="Consolas" w:cs="Consolas"/>
                <w:color w:val="6A3E3E"/>
                <w:kern w:val="0"/>
                <w:sz w:val="16"/>
                <w:szCs w:val="16"/>
              </w:rPr>
              <w:t>gameWindow</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ChallengeMode(</w:t>
            </w:r>
          </w:p>
          <w:p w14:paraId="242390A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new</w:t>
            </w:r>
            <w:r>
              <w:rPr>
                <w:rFonts w:ascii="Consolas" w:hAnsi="Consolas" w:cs="Consolas"/>
                <w:color w:val="000000"/>
                <w:kern w:val="0"/>
                <w:sz w:val="16"/>
                <w:szCs w:val="16"/>
              </w:rPr>
              <w:t xml:space="preserve"> Minefield(</w:t>
            </w:r>
            <w:r>
              <w:rPr>
                <w:rFonts w:ascii="Consolas" w:hAnsi="Consolas" w:cs="Consolas"/>
                <w:i/>
                <w:iCs/>
                <w:color w:val="000000"/>
                <w:kern w:val="0"/>
                <w:sz w:val="16"/>
                <w:szCs w:val="16"/>
              </w:rPr>
              <w:t>getChallengeWidth</w:t>
            </w:r>
            <w:r>
              <w:rPr>
                <w:rFonts w:ascii="Consolas" w:hAnsi="Consolas" w:cs="Consolas"/>
                <w:color w:val="000000"/>
                <w:kern w:val="0"/>
                <w:sz w:val="16"/>
                <w:szCs w:val="16"/>
              </w:rPr>
              <w:t xml:space="preserve">(), </w:t>
            </w:r>
            <w:r>
              <w:rPr>
                <w:rFonts w:ascii="Consolas" w:hAnsi="Consolas" w:cs="Consolas"/>
                <w:i/>
                <w:iCs/>
                <w:color w:val="000000"/>
                <w:kern w:val="0"/>
                <w:sz w:val="16"/>
                <w:szCs w:val="16"/>
              </w:rPr>
              <w:t>getChallengeHeight</w:t>
            </w:r>
            <w:r>
              <w:rPr>
                <w:rFonts w:ascii="Consolas" w:hAnsi="Consolas" w:cs="Consolas"/>
                <w:color w:val="000000"/>
                <w:kern w:val="0"/>
                <w:sz w:val="16"/>
                <w:szCs w:val="16"/>
              </w:rPr>
              <w:t xml:space="preserve">(), </w:t>
            </w:r>
            <w:r>
              <w:rPr>
                <w:rFonts w:ascii="Consolas" w:hAnsi="Consolas" w:cs="Consolas"/>
                <w:i/>
                <w:iCs/>
                <w:color w:val="000000"/>
                <w:kern w:val="0"/>
                <w:sz w:val="16"/>
                <w:szCs w:val="16"/>
              </w:rPr>
              <w:t>getChallengeMinesNum</w:t>
            </w:r>
            <w:r>
              <w:rPr>
                <w:rFonts w:ascii="Consolas" w:hAnsi="Consolas" w:cs="Consolas"/>
                <w:color w:val="000000"/>
                <w:kern w:val="0"/>
                <w:sz w:val="16"/>
                <w:szCs w:val="16"/>
              </w:rPr>
              <w:t>()));</w:t>
            </w:r>
          </w:p>
          <w:p w14:paraId="03701D4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gameWindow</w:t>
            </w:r>
            <w:r>
              <w:rPr>
                <w:rFonts w:ascii="Consolas" w:hAnsi="Consolas" w:cs="Consolas"/>
                <w:color w:val="000000"/>
                <w:kern w:val="0"/>
                <w:sz w:val="16"/>
                <w:szCs w:val="16"/>
              </w:rPr>
              <w:t>.setVisible(</w:t>
            </w:r>
            <w:r>
              <w:rPr>
                <w:rFonts w:ascii="Consolas" w:hAnsi="Consolas" w:cs="Consolas"/>
                <w:b/>
                <w:bCs/>
                <w:color w:val="7F0055"/>
                <w:kern w:val="0"/>
                <w:sz w:val="16"/>
                <w:szCs w:val="16"/>
              </w:rPr>
              <w:t>true</w:t>
            </w:r>
            <w:r>
              <w:rPr>
                <w:rFonts w:ascii="Consolas" w:hAnsi="Consolas" w:cs="Consolas"/>
                <w:color w:val="000000"/>
                <w:kern w:val="0"/>
                <w:sz w:val="16"/>
                <w:szCs w:val="16"/>
              </w:rPr>
              <w:t>);</w:t>
            </w:r>
          </w:p>
          <w:p w14:paraId="7F20B7E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0FA9144C" w14:textId="16840562" w:rsidR="00CC5BEE" w:rsidRPr="00CC5BEE" w:rsidRDefault="00CC5BEE" w:rsidP="00CC5BEE">
            <w:pPr>
              <w:wordWrap/>
              <w:adjustRightInd w:val="0"/>
              <w:jc w:val="left"/>
            </w:pPr>
            <w:r>
              <w:rPr>
                <w:rFonts w:ascii="Consolas" w:hAnsi="Consolas" w:cs="Consolas"/>
                <w:color w:val="000000"/>
                <w:kern w:val="0"/>
                <w:sz w:val="16"/>
                <w:szCs w:val="16"/>
              </w:rPr>
              <w:tab/>
              <w:t>}</w:t>
            </w:r>
          </w:p>
        </w:tc>
      </w:tr>
    </w:tbl>
    <w:p w14:paraId="348ED2E7" w14:textId="72E8EC04" w:rsidR="00CC5BEE" w:rsidRDefault="00CC5BEE" w:rsidP="0068766A">
      <w:pPr>
        <w:rPr>
          <w:sz w:val="26"/>
          <w:szCs w:val="26"/>
        </w:rPr>
      </w:pPr>
    </w:p>
    <w:tbl>
      <w:tblPr>
        <w:tblStyle w:val="a9"/>
        <w:tblW w:w="0" w:type="auto"/>
        <w:tblLook w:val="04A0" w:firstRow="1" w:lastRow="0" w:firstColumn="1" w:lastColumn="0" w:noHBand="0" w:noVBand="1"/>
      </w:tblPr>
      <w:tblGrid>
        <w:gridCol w:w="9016"/>
      </w:tblGrid>
      <w:tr w:rsidR="00CC5BEE" w14:paraId="611E18B8" w14:textId="77777777" w:rsidTr="00CC5BEE">
        <w:tc>
          <w:tcPr>
            <w:tcW w:w="9016" w:type="dxa"/>
          </w:tcPr>
          <w:p w14:paraId="5DC7842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ChallengeMode(Minefield </w:t>
            </w:r>
            <w:r>
              <w:rPr>
                <w:rFonts w:ascii="Consolas" w:hAnsi="Consolas" w:cs="Consolas"/>
                <w:color w:val="6A3E3E"/>
                <w:kern w:val="0"/>
                <w:sz w:val="16"/>
                <w:szCs w:val="16"/>
              </w:rPr>
              <w:t>minefield</w:t>
            </w:r>
            <w:r>
              <w:rPr>
                <w:rFonts w:ascii="Consolas" w:hAnsi="Consolas" w:cs="Consolas"/>
                <w:color w:val="000000"/>
                <w:kern w:val="0"/>
                <w:sz w:val="16"/>
                <w:szCs w:val="16"/>
              </w:rPr>
              <w:t>) {</w:t>
            </w:r>
          </w:p>
          <w:p w14:paraId="4A2553E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(1);</w:t>
            </w:r>
          </w:p>
          <w:p w14:paraId="150FFA2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initComponents();</w:t>
            </w:r>
          </w:p>
          <w:p w14:paraId="20FC064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setTitle(</w:t>
            </w:r>
            <w:r>
              <w:rPr>
                <w:rFonts w:ascii="Consolas" w:hAnsi="Consolas" w:cs="Consolas"/>
                <w:color w:val="2A00FF"/>
                <w:kern w:val="0"/>
                <w:sz w:val="16"/>
                <w:szCs w:val="16"/>
              </w:rPr>
              <w:t>"Challenge Game"</w:t>
            </w:r>
            <w:r>
              <w:rPr>
                <w:rFonts w:ascii="Consolas" w:hAnsi="Consolas" w:cs="Consolas"/>
                <w:color w:val="000000"/>
                <w:kern w:val="0"/>
                <w:sz w:val="16"/>
                <w:szCs w:val="16"/>
              </w:rPr>
              <w:t>);</w:t>
            </w:r>
          </w:p>
          <w:p w14:paraId="7F89AB6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isLeftPressed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5F8197E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isRightPressed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09ADAB7A" w14:textId="77777777" w:rsidR="00CC5BEE" w:rsidRDefault="00CC5BEE" w:rsidP="00CC5BEE">
            <w:pPr>
              <w:wordWrap/>
              <w:adjustRightInd w:val="0"/>
              <w:jc w:val="left"/>
              <w:rPr>
                <w:rFonts w:ascii="Consolas" w:hAnsi="Consolas" w:cs="Consolas"/>
                <w:kern w:val="0"/>
                <w:sz w:val="16"/>
                <w:szCs w:val="16"/>
              </w:rPr>
            </w:pPr>
          </w:p>
          <w:p w14:paraId="6698150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this</w:t>
            </w:r>
            <w:r>
              <w:rPr>
                <w:rFonts w:ascii="Consolas" w:hAnsi="Consolas" w:cs="Consolas"/>
                <w:color w:val="000000"/>
                <w:kern w:val="0"/>
                <w:sz w:val="16"/>
                <w:szCs w:val="16"/>
              </w:rPr>
              <w:t>.</w:t>
            </w:r>
            <w:r>
              <w:rPr>
                <w:rFonts w:ascii="Consolas" w:hAnsi="Consolas" w:cs="Consolas"/>
                <w:color w:val="0000C0"/>
                <w:kern w:val="0"/>
                <w:sz w:val="16"/>
                <w:szCs w:val="16"/>
              </w:rPr>
              <w:t>minefield</w:t>
            </w:r>
            <w:r>
              <w:rPr>
                <w:rFonts w:ascii="Consolas" w:hAnsi="Consolas" w:cs="Consolas"/>
                <w:color w:val="000000"/>
                <w:kern w:val="0"/>
                <w:sz w:val="16"/>
                <w:szCs w:val="16"/>
              </w:rPr>
              <w:t xml:space="preserve"> = </w:t>
            </w:r>
            <w:r>
              <w:rPr>
                <w:rFonts w:ascii="Consolas" w:hAnsi="Consolas" w:cs="Consolas"/>
                <w:color w:val="6A3E3E"/>
                <w:kern w:val="0"/>
                <w:sz w:val="16"/>
                <w:szCs w:val="16"/>
              </w:rPr>
              <w:t>minefield</w:t>
            </w:r>
            <w:r>
              <w:rPr>
                <w:rFonts w:ascii="Consolas" w:hAnsi="Consolas" w:cs="Consolas"/>
                <w:color w:val="000000"/>
                <w:kern w:val="0"/>
                <w:sz w:val="16"/>
                <w:szCs w:val="16"/>
              </w:rPr>
              <w:t>;</w:t>
            </w:r>
          </w:p>
          <w:p w14:paraId="736B7FBD" w14:textId="77777777" w:rsidR="00CC5BEE" w:rsidRDefault="00CC5BEE" w:rsidP="00CC5BEE">
            <w:pPr>
              <w:wordWrap/>
              <w:adjustRightInd w:val="0"/>
              <w:jc w:val="left"/>
              <w:rPr>
                <w:rFonts w:ascii="Consolas" w:hAnsi="Consolas" w:cs="Consolas"/>
                <w:kern w:val="0"/>
                <w:sz w:val="16"/>
                <w:szCs w:val="16"/>
              </w:rPr>
            </w:pPr>
          </w:p>
          <w:p w14:paraId="7E10597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ButtonMinefield[</w:t>
            </w:r>
            <w:r>
              <w:rPr>
                <w:rFonts w:ascii="Consolas" w:hAnsi="Consolas" w:cs="Consolas"/>
                <w:color w:val="6A3E3E"/>
                <w:kern w:val="0"/>
                <w:sz w:val="16"/>
                <w:szCs w:val="16"/>
              </w:rPr>
              <w:t>minefield</w:t>
            </w:r>
            <w:r>
              <w:rPr>
                <w:rFonts w:ascii="Consolas" w:hAnsi="Consolas" w:cs="Consolas"/>
                <w:color w:val="000000"/>
                <w:kern w:val="0"/>
                <w:sz w:val="16"/>
                <w:szCs w:val="16"/>
              </w:rPr>
              <w:t>.getWidth()][</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544501F8" w14:textId="77777777" w:rsidR="00CC5BEE" w:rsidRDefault="00CC5BEE" w:rsidP="00CC5BEE">
            <w:pPr>
              <w:wordWrap/>
              <w:adjustRightInd w:val="0"/>
              <w:jc w:val="left"/>
              <w:rPr>
                <w:rFonts w:ascii="Consolas" w:hAnsi="Consolas" w:cs="Consolas"/>
                <w:kern w:val="0"/>
                <w:sz w:val="16"/>
                <w:szCs w:val="16"/>
              </w:rPr>
            </w:pPr>
          </w:p>
          <w:p w14:paraId="76697BE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getContentPane().setLayout(</w:t>
            </w:r>
            <w:r>
              <w:rPr>
                <w:rFonts w:ascii="Consolas" w:hAnsi="Consolas" w:cs="Consolas"/>
                <w:b/>
                <w:bCs/>
                <w:color w:val="7F0055"/>
                <w:kern w:val="0"/>
                <w:sz w:val="16"/>
                <w:szCs w:val="16"/>
              </w:rPr>
              <w:t>new</w:t>
            </w:r>
            <w:r>
              <w:rPr>
                <w:rFonts w:ascii="Consolas" w:hAnsi="Consolas" w:cs="Consolas"/>
                <w:color w:val="000000"/>
                <w:kern w:val="0"/>
                <w:sz w:val="16"/>
                <w:szCs w:val="16"/>
              </w:rPr>
              <w:t xml:space="preserve"> GridLayout(</w:t>
            </w:r>
            <w:r>
              <w:rPr>
                <w:rFonts w:ascii="Consolas" w:hAnsi="Consolas" w:cs="Consolas"/>
                <w:color w:val="6A3E3E"/>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47C353F0" w14:textId="77777777" w:rsidR="00CC5BEE" w:rsidRDefault="00CC5BEE" w:rsidP="00CC5BEE">
            <w:pPr>
              <w:wordWrap/>
              <w:adjustRightInd w:val="0"/>
              <w:jc w:val="left"/>
              <w:rPr>
                <w:rFonts w:ascii="Consolas" w:hAnsi="Consolas" w:cs="Consolas"/>
                <w:kern w:val="0"/>
                <w:sz w:val="16"/>
                <w:szCs w:val="16"/>
              </w:rPr>
            </w:pPr>
          </w:p>
          <w:p w14:paraId="2B78045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createButtons();</w:t>
            </w:r>
          </w:p>
          <w:p w14:paraId="364A6102" w14:textId="77777777" w:rsidR="00CC5BEE" w:rsidRDefault="00CC5BEE" w:rsidP="00CC5BEE">
            <w:pPr>
              <w:wordWrap/>
              <w:adjustRightInd w:val="0"/>
              <w:jc w:val="left"/>
              <w:rPr>
                <w:rFonts w:ascii="Consolas" w:hAnsi="Consolas" w:cs="Consolas"/>
                <w:kern w:val="0"/>
                <w:sz w:val="16"/>
                <w:szCs w:val="16"/>
              </w:rPr>
            </w:pPr>
          </w:p>
          <w:p w14:paraId="5E784B7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47F2ECFE" w14:textId="77777777" w:rsidR="00CC5BEE" w:rsidRDefault="00CC5BEE" w:rsidP="00CC5BEE">
            <w:pPr>
              <w:wordWrap/>
              <w:adjustRightInd w:val="0"/>
              <w:jc w:val="left"/>
              <w:rPr>
                <w:rFonts w:ascii="Consolas" w:hAnsi="Consolas" w:cs="Consolas"/>
                <w:kern w:val="0"/>
                <w:sz w:val="16"/>
                <w:szCs w:val="16"/>
              </w:rPr>
            </w:pPr>
          </w:p>
          <w:p w14:paraId="4D7A95ED" w14:textId="77777777" w:rsidR="00CC5BEE" w:rsidRDefault="00CC5BEE" w:rsidP="00CC5BEE">
            <w:r>
              <w:rPr>
                <w:rFonts w:ascii="Consolas" w:hAnsi="Consolas" w:cs="Consolas"/>
                <w:color w:val="000000"/>
                <w:kern w:val="0"/>
                <w:sz w:val="16"/>
                <w:szCs w:val="16"/>
              </w:rPr>
              <w:t>}</w:t>
            </w:r>
          </w:p>
          <w:p w14:paraId="675C75BF" w14:textId="77777777" w:rsidR="00CC5BEE" w:rsidRDefault="00CC5BEE" w:rsidP="0068766A">
            <w:pPr>
              <w:rPr>
                <w:sz w:val="26"/>
                <w:szCs w:val="26"/>
              </w:rPr>
            </w:pPr>
          </w:p>
        </w:tc>
      </w:tr>
    </w:tbl>
    <w:p w14:paraId="5AC27F48" w14:textId="2CB8BF8B" w:rsidR="00CC5BEE" w:rsidRDefault="00CC5BEE" w:rsidP="0068766A"/>
    <w:p w14:paraId="4698FFF4" w14:textId="77777777" w:rsidR="00CC5BEE" w:rsidRDefault="00CC5BEE">
      <w:pPr>
        <w:widowControl/>
        <w:wordWrap/>
        <w:autoSpaceDE/>
        <w:autoSpaceDN/>
      </w:pPr>
      <w:r>
        <w:br w:type="page"/>
      </w:r>
    </w:p>
    <w:p w14:paraId="27CFEF0F" w14:textId="25963AA2" w:rsidR="00F30CF2" w:rsidRDefault="002139FF" w:rsidP="00A76AC3">
      <w:pPr>
        <w:pStyle w:val="1"/>
      </w:pPr>
      <w:bookmarkStart w:id="149" w:name="_Toc26783812"/>
      <w:r>
        <w:rPr>
          <w:rFonts w:hint="eastAsia"/>
        </w:rPr>
        <w:lastRenderedPageBreak/>
        <w:t>R</w:t>
      </w:r>
      <w:r>
        <w:t>efactoring</w:t>
      </w:r>
      <w:bookmarkEnd w:id="149"/>
    </w:p>
    <w:p w14:paraId="0C9A8AAA" w14:textId="1325F139" w:rsidR="00361A57" w:rsidRDefault="00E27769" w:rsidP="00361A57">
      <w:pPr>
        <w:pStyle w:val="2"/>
        <w:ind w:right="200"/>
      </w:pPr>
      <w:bookmarkStart w:id="150" w:name="_Toc26783813"/>
      <w:r>
        <w:t xml:space="preserve">Stan4J </w:t>
      </w:r>
      <w:r>
        <w:rPr>
          <w:rFonts w:hint="eastAsia"/>
        </w:rPr>
        <w:t>비교</w:t>
      </w:r>
      <w:bookmarkEnd w:id="150"/>
    </w:p>
    <w:p w14:paraId="198321CF" w14:textId="4C4760C4" w:rsidR="005958C8" w:rsidRDefault="001E7E22" w:rsidP="005958C8">
      <w:pPr>
        <w:pStyle w:val="3"/>
        <w:ind w:left="480" w:hanging="480"/>
      </w:pPr>
      <w:bookmarkStart w:id="151" w:name="_Toc26783814"/>
      <w:r w:rsidRPr="001E7E22">
        <w:rPr>
          <w:noProof/>
        </w:rPr>
        <w:drawing>
          <wp:anchor distT="0" distB="0" distL="114300" distR="114300" simplePos="0" relativeHeight="251665408" behindDoc="0" locked="0" layoutInCell="1" allowOverlap="1" wp14:anchorId="039742B0" wp14:editId="5C5A7D2B">
            <wp:simplePos x="0" y="0"/>
            <wp:positionH relativeFrom="column">
              <wp:posOffset>-143510</wp:posOffset>
            </wp:positionH>
            <wp:positionV relativeFrom="paragraph">
              <wp:posOffset>382270</wp:posOffset>
            </wp:positionV>
            <wp:extent cx="5128260" cy="3018790"/>
            <wp:effectExtent l="0" t="0" r="0" b="0"/>
            <wp:wrapTopAndBottom/>
            <wp:docPr id="3" name="그림 3">
              <a:extLst xmlns:a="http://schemas.openxmlformats.org/drawingml/2006/main">
                <a:ext uri="{FF2B5EF4-FFF2-40B4-BE49-F238E27FC236}">
                  <a16:creationId xmlns:a16="http://schemas.microsoft.com/office/drawing/2014/main" id="{B50F657B-33AB-4FAC-A4E4-E145D27B5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50F657B-33AB-4FAC-A4E4-E145D27B5317}"/>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8260" cy="3018790"/>
                    </a:xfrm>
                    <a:prstGeom prst="rect">
                      <a:avLst/>
                    </a:prstGeom>
                  </pic:spPr>
                </pic:pic>
              </a:graphicData>
            </a:graphic>
            <wp14:sizeRelH relativeFrom="margin">
              <wp14:pctWidth>0</wp14:pctWidth>
            </wp14:sizeRelH>
            <wp14:sizeRelV relativeFrom="margin">
              <wp14:pctHeight>0</wp14:pctHeight>
            </wp14:sizeRelV>
          </wp:anchor>
        </w:drawing>
      </w:r>
      <w:r w:rsidR="002139FF">
        <w:rPr>
          <w:rFonts w:hint="eastAsia"/>
        </w:rPr>
        <w:t>R</w:t>
      </w:r>
      <w:r w:rsidR="002139FF">
        <w:t>efactoring</w:t>
      </w:r>
      <w:r w:rsidR="005958C8">
        <w:rPr>
          <w:rFonts w:hint="eastAsia"/>
        </w:rPr>
        <w:t xml:space="preserve"> 전</w:t>
      </w:r>
      <w:r>
        <w:rPr>
          <w:rFonts w:hint="eastAsia"/>
        </w:rPr>
        <w:t xml:space="preserve"> </w:t>
      </w:r>
      <w:bookmarkEnd w:id="151"/>
      <w:r w:rsidR="0080765D">
        <w:rPr>
          <w:rFonts w:hint="eastAsia"/>
        </w:rPr>
        <w:t>P</w:t>
      </w:r>
      <w:r w:rsidR="0080765D">
        <w:t>ollution</w:t>
      </w:r>
    </w:p>
    <w:p w14:paraId="1DBCF640" w14:textId="5B677C4F" w:rsidR="00361A57" w:rsidRDefault="00361A57" w:rsidP="00361A57"/>
    <w:p w14:paraId="6B785982" w14:textId="00CDD8EA" w:rsidR="005958C8" w:rsidRDefault="005147F1" w:rsidP="005958C8">
      <w:pPr>
        <w:pStyle w:val="3"/>
        <w:ind w:left="480" w:hanging="480"/>
      </w:pPr>
      <w:bookmarkStart w:id="152" w:name="_Toc26783815"/>
      <w:r w:rsidRPr="001E7E22">
        <w:rPr>
          <w:noProof/>
        </w:rPr>
        <w:drawing>
          <wp:anchor distT="0" distB="0" distL="114300" distR="114300" simplePos="0" relativeHeight="251666432" behindDoc="0" locked="0" layoutInCell="1" allowOverlap="1" wp14:anchorId="18E8E771" wp14:editId="6BF18BCE">
            <wp:simplePos x="0" y="0"/>
            <wp:positionH relativeFrom="column">
              <wp:posOffset>-95250</wp:posOffset>
            </wp:positionH>
            <wp:positionV relativeFrom="paragraph">
              <wp:posOffset>302895</wp:posOffset>
            </wp:positionV>
            <wp:extent cx="5088255" cy="3004820"/>
            <wp:effectExtent l="0" t="0" r="0" b="5080"/>
            <wp:wrapTopAndBottom/>
            <wp:docPr id="6" name="그림 1">
              <a:extLst xmlns:a="http://schemas.openxmlformats.org/drawingml/2006/main">
                <a:ext uri="{FF2B5EF4-FFF2-40B4-BE49-F238E27FC236}">
                  <a16:creationId xmlns:a16="http://schemas.microsoft.com/office/drawing/2014/main" id="{C5F8F7E2-777B-40A0-9A35-7ACAEB51A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5F8F7E2-777B-40A0-9A35-7ACAEB51A52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88255" cy="3004820"/>
                    </a:xfrm>
                    <a:prstGeom prst="rect">
                      <a:avLst/>
                    </a:prstGeom>
                  </pic:spPr>
                </pic:pic>
              </a:graphicData>
            </a:graphic>
            <wp14:sizeRelH relativeFrom="margin">
              <wp14:pctWidth>0</wp14:pctWidth>
            </wp14:sizeRelH>
            <wp14:sizeRelV relativeFrom="margin">
              <wp14:pctHeight>0</wp14:pctHeight>
            </wp14:sizeRelV>
          </wp:anchor>
        </w:drawing>
      </w:r>
      <w:r w:rsidR="002139FF">
        <w:rPr>
          <w:rFonts w:hint="eastAsia"/>
        </w:rPr>
        <w:t>R</w:t>
      </w:r>
      <w:r w:rsidR="002139FF">
        <w:t>efactoring</w:t>
      </w:r>
      <w:r w:rsidR="005958C8">
        <w:rPr>
          <w:rFonts w:hint="eastAsia"/>
        </w:rPr>
        <w:t xml:space="preserve"> 후</w:t>
      </w:r>
      <w:r w:rsidR="001E7E22">
        <w:rPr>
          <w:rFonts w:hint="eastAsia"/>
        </w:rPr>
        <w:t xml:space="preserve"> </w:t>
      </w:r>
      <w:bookmarkEnd w:id="152"/>
      <w:r w:rsidR="0080765D">
        <w:rPr>
          <w:rFonts w:hint="eastAsia"/>
        </w:rPr>
        <w:t>P</w:t>
      </w:r>
      <w:r w:rsidR="0080765D">
        <w:t>ollution</w:t>
      </w:r>
    </w:p>
    <w:p w14:paraId="2A9F868C" w14:textId="32A6814C" w:rsidR="00361A57" w:rsidRDefault="00361A57" w:rsidP="00361A57"/>
    <w:p w14:paraId="599D8ECE" w14:textId="572CC719" w:rsidR="001E7E22" w:rsidRDefault="001E7E22" w:rsidP="001E7E22">
      <w:pPr>
        <w:pStyle w:val="3"/>
        <w:ind w:left="480" w:hanging="480"/>
      </w:pPr>
      <w:bookmarkStart w:id="153" w:name="_Toc26783816"/>
      <w:r w:rsidRPr="001E7E22">
        <w:rPr>
          <w:noProof/>
        </w:rPr>
        <w:lastRenderedPageBreak/>
        <w:drawing>
          <wp:anchor distT="0" distB="0" distL="114300" distR="114300" simplePos="0" relativeHeight="251667456" behindDoc="0" locked="0" layoutInCell="1" allowOverlap="1" wp14:anchorId="6029F54C" wp14:editId="3D2BE713">
            <wp:simplePos x="0" y="0"/>
            <wp:positionH relativeFrom="margin">
              <wp:align>left</wp:align>
            </wp:positionH>
            <wp:positionV relativeFrom="paragraph">
              <wp:posOffset>295441</wp:posOffset>
            </wp:positionV>
            <wp:extent cx="5577868" cy="3286041"/>
            <wp:effectExtent l="0" t="0" r="3810" b="0"/>
            <wp:wrapTopAndBottom/>
            <wp:docPr id="7" name="그림 1">
              <a:extLst xmlns:a="http://schemas.openxmlformats.org/drawingml/2006/main">
                <a:ext uri="{FF2B5EF4-FFF2-40B4-BE49-F238E27FC236}">
                  <a16:creationId xmlns:a16="http://schemas.microsoft.com/office/drawing/2014/main" id="{CF94607C-2805-4DA9-A097-D6DC66749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F94607C-2805-4DA9-A097-D6DC66749C38}"/>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77868" cy="3286041"/>
                    </a:xfrm>
                    <a:prstGeom prst="rect">
                      <a:avLst/>
                    </a:prstGeom>
                  </pic:spPr>
                </pic:pic>
              </a:graphicData>
            </a:graphic>
          </wp:anchor>
        </w:drawing>
      </w:r>
      <w:r w:rsidR="002139FF">
        <w:rPr>
          <w:rFonts w:hint="eastAsia"/>
        </w:rPr>
        <w:t>R</w:t>
      </w:r>
      <w:r w:rsidR="002139FF">
        <w:t>efactoring</w:t>
      </w:r>
      <w:r>
        <w:rPr>
          <w:rFonts w:hint="eastAsia"/>
        </w:rPr>
        <w:t xml:space="preserve"> 전 </w:t>
      </w:r>
      <w:r>
        <w:t>Distance</w:t>
      </w:r>
      <w:bookmarkEnd w:id="153"/>
    </w:p>
    <w:p w14:paraId="0302CA32" w14:textId="5390987B" w:rsidR="001E7E22" w:rsidRDefault="002139FF">
      <w:pPr>
        <w:pStyle w:val="3"/>
        <w:ind w:left="480" w:hanging="480"/>
      </w:pPr>
      <w:bookmarkStart w:id="154" w:name="_Toc26783817"/>
      <w:r>
        <w:rPr>
          <w:rFonts w:hint="eastAsia"/>
        </w:rPr>
        <w:t>R</w:t>
      </w:r>
      <w:r>
        <w:t>efactoring</w:t>
      </w:r>
      <w:r w:rsidR="001E7E22">
        <w:rPr>
          <w:rFonts w:hint="eastAsia"/>
        </w:rPr>
        <w:t xml:space="preserve"> 후 </w:t>
      </w:r>
      <w:r w:rsidR="001E7E22">
        <w:t>Distance</w:t>
      </w:r>
      <w:bookmarkEnd w:id="154"/>
    </w:p>
    <w:p w14:paraId="06FA62EC" w14:textId="6E4DB8D7" w:rsidR="001E7E22" w:rsidRDefault="001E7E22" w:rsidP="001E7E22">
      <w:r w:rsidRPr="001E7E22">
        <w:rPr>
          <w:noProof/>
        </w:rPr>
        <w:drawing>
          <wp:inline distT="0" distB="0" distL="0" distR="0" wp14:anchorId="36B9012C" wp14:editId="726ED291">
            <wp:extent cx="5577868" cy="3286041"/>
            <wp:effectExtent l="0" t="0" r="3810" b="0"/>
            <wp:docPr id="8" name="그림 2">
              <a:extLst xmlns:a="http://schemas.openxmlformats.org/drawingml/2006/main">
                <a:ext uri="{FF2B5EF4-FFF2-40B4-BE49-F238E27FC236}">
                  <a16:creationId xmlns:a16="http://schemas.microsoft.com/office/drawing/2014/main" id="{B2C2457D-8E7C-4635-8ABE-8054AF11BF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2C2457D-8E7C-4635-8ABE-8054AF11BFC8}"/>
                        </a:ext>
                      </a:extLst>
                    </pic:cNvPr>
                    <pic:cNvPicPr>
                      <a:picLocks noChangeAspect="1"/>
                    </pic:cNvPicPr>
                  </pic:nvPicPr>
                  <pic:blipFill>
                    <a:blip r:embed="rId23"/>
                    <a:stretch>
                      <a:fillRect/>
                    </a:stretch>
                  </pic:blipFill>
                  <pic:spPr>
                    <a:xfrm>
                      <a:off x="0" y="0"/>
                      <a:ext cx="5577868" cy="3286041"/>
                    </a:xfrm>
                    <a:prstGeom prst="rect">
                      <a:avLst/>
                    </a:prstGeom>
                  </pic:spPr>
                </pic:pic>
              </a:graphicData>
            </a:graphic>
          </wp:inline>
        </w:drawing>
      </w:r>
    </w:p>
    <w:p w14:paraId="20876BD9" w14:textId="686F8ED0" w:rsidR="00E27769" w:rsidRDefault="005958C8" w:rsidP="00E27769">
      <w:pPr>
        <w:pStyle w:val="2"/>
        <w:ind w:right="200"/>
      </w:pPr>
      <w:bookmarkStart w:id="155" w:name="_Toc26783818"/>
      <w:r>
        <w:lastRenderedPageBreak/>
        <w:t xml:space="preserve">Sonar Lint </w:t>
      </w:r>
      <w:r>
        <w:rPr>
          <w:rFonts w:hint="eastAsia"/>
        </w:rPr>
        <w:t>비교</w:t>
      </w:r>
      <w:bookmarkEnd w:id="155"/>
    </w:p>
    <w:p w14:paraId="5D4680FA" w14:textId="190230DF" w:rsidR="00361A57" w:rsidRDefault="002139FF" w:rsidP="00361A57">
      <w:pPr>
        <w:pStyle w:val="3"/>
        <w:ind w:left="480" w:hanging="480"/>
      </w:pPr>
      <w:bookmarkStart w:id="156" w:name="_Toc26783819"/>
      <w:r>
        <w:t>Refactoring</w:t>
      </w:r>
      <w:r w:rsidR="005958C8">
        <w:rPr>
          <w:rFonts w:hint="eastAsia"/>
        </w:rPr>
        <w:t xml:space="preserve"> 전</w:t>
      </w:r>
      <w:bookmarkEnd w:id="156"/>
    </w:p>
    <w:p w14:paraId="25AF35CB" w14:textId="01E9EF3B" w:rsidR="00361A57" w:rsidRDefault="005147F1" w:rsidP="00361A57">
      <w:r>
        <w:rPr>
          <w:noProof/>
        </w:rPr>
        <w:drawing>
          <wp:inline distT="0" distB="0" distL="0" distR="0" wp14:anchorId="068B66FB" wp14:editId="2CFA55AC">
            <wp:extent cx="3267075" cy="33242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075" cy="3324225"/>
                    </a:xfrm>
                    <a:prstGeom prst="rect">
                      <a:avLst/>
                    </a:prstGeom>
                  </pic:spPr>
                </pic:pic>
              </a:graphicData>
            </a:graphic>
          </wp:inline>
        </w:drawing>
      </w:r>
    </w:p>
    <w:p w14:paraId="52B94683" w14:textId="139D2EFD" w:rsidR="005958C8" w:rsidRDefault="005147F1" w:rsidP="005958C8">
      <w:pPr>
        <w:pStyle w:val="3"/>
        <w:ind w:left="480" w:hanging="480"/>
      </w:pPr>
      <w:bookmarkStart w:id="157" w:name="_Toc26783820"/>
      <w:r>
        <w:rPr>
          <w:noProof/>
        </w:rPr>
        <w:drawing>
          <wp:anchor distT="0" distB="0" distL="114300" distR="114300" simplePos="0" relativeHeight="251668480" behindDoc="0" locked="0" layoutInCell="1" allowOverlap="1" wp14:anchorId="4AA0FA34" wp14:editId="016196B4">
            <wp:simplePos x="0" y="0"/>
            <wp:positionH relativeFrom="margin">
              <wp:align>left</wp:align>
            </wp:positionH>
            <wp:positionV relativeFrom="paragraph">
              <wp:posOffset>357450</wp:posOffset>
            </wp:positionV>
            <wp:extent cx="3307715" cy="3152775"/>
            <wp:effectExtent l="0" t="0" r="6985" b="9525"/>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7715" cy="3152775"/>
                    </a:xfrm>
                    <a:prstGeom prst="rect">
                      <a:avLst/>
                    </a:prstGeom>
                  </pic:spPr>
                </pic:pic>
              </a:graphicData>
            </a:graphic>
            <wp14:sizeRelH relativeFrom="margin">
              <wp14:pctWidth>0</wp14:pctWidth>
            </wp14:sizeRelH>
            <wp14:sizeRelV relativeFrom="margin">
              <wp14:pctHeight>0</wp14:pctHeight>
            </wp14:sizeRelV>
          </wp:anchor>
        </w:drawing>
      </w:r>
      <w:r w:rsidR="002139FF">
        <w:rPr>
          <w:rFonts w:hint="eastAsia"/>
        </w:rPr>
        <w:t>R</w:t>
      </w:r>
      <w:r w:rsidR="002139FF">
        <w:t>efactoring</w:t>
      </w:r>
      <w:r w:rsidR="005958C8">
        <w:rPr>
          <w:rFonts w:hint="eastAsia"/>
        </w:rPr>
        <w:t xml:space="preserve"> 후</w:t>
      </w:r>
      <w:bookmarkEnd w:id="157"/>
    </w:p>
    <w:p w14:paraId="6101C337" w14:textId="77777777" w:rsidR="00361A57" w:rsidRDefault="00361A57" w:rsidP="00361A57"/>
    <w:p w14:paraId="0C979490" w14:textId="38C198F7" w:rsidR="005958C8" w:rsidRDefault="005958C8" w:rsidP="00E27769">
      <w:pPr>
        <w:pStyle w:val="2"/>
        <w:ind w:right="200"/>
      </w:pPr>
      <w:bookmarkStart w:id="158" w:name="_Toc26783821"/>
      <w:r>
        <w:rPr>
          <w:rFonts w:hint="eastAsia"/>
        </w:rPr>
        <w:lastRenderedPageBreak/>
        <w:t>변경사항</w:t>
      </w:r>
      <w:bookmarkEnd w:id="158"/>
    </w:p>
    <w:p w14:paraId="761620A8" w14:textId="73AF6A6B" w:rsidR="005958C8" w:rsidRDefault="005958C8" w:rsidP="005958C8">
      <w:pPr>
        <w:pStyle w:val="3"/>
        <w:ind w:left="480" w:hanging="480"/>
      </w:pPr>
      <w:bookmarkStart w:id="159" w:name="_Toc26783822"/>
      <w:r>
        <w:rPr>
          <w:rFonts w:hint="eastAsia"/>
        </w:rPr>
        <w:t>가시성,</w:t>
      </w:r>
      <w:r>
        <w:t xml:space="preserve"> </w:t>
      </w:r>
      <w:r>
        <w:rPr>
          <w:rFonts w:hint="eastAsia"/>
        </w:rPr>
        <w:t>이름</w:t>
      </w:r>
      <w:r>
        <w:t xml:space="preserve"> </w:t>
      </w:r>
      <w:r>
        <w:rPr>
          <w:rFonts w:hint="eastAsia"/>
        </w:rPr>
        <w:t>정리</w:t>
      </w:r>
      <w:bookmarkEnd w:id="159"/>
    </w:p>
    <w:p w14:paraId="2B928215" w14:textId="7A4F8D18"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58E4BEBD" w14:textId="7EB6EE2B" w:rsidR="00361A57" w:rsidRPr="00361A57" w:rsidRDefault="00361A57" w:rsidP="00361A57">
      <w:pPr>
        <w:rPr>
          <w:szCs w:val="20"/>
        </w:rPr>
      </w:pPr>
      <w:r>
        <w:rPr>
          <w:rFonts w:hint="eastAsia"/>
          <w:szCs w:val="20"/>
        </w:rPr>
        <w:t xml:space="preserve"> </w:t>
      </w:r>
      <w:r w:rsidR="003246BE">
        <w:rPr>
          <w:rFonts w:hint="eastAsia"/>
          <w:szCs w:val="20"/>
        </w:rPr>
        <w:t>코드에 잘못된 가시성 표현,</w:t>
      </w:r>
      <w:r w:rsidR="003246BE">
        <w:rPr>
          <w:szCs w:val="20"/>
        </w:rPr>
        <w:t xml:space="preserve"> </w:t>
      </w:r>
      <w:r w:rsidR="003246BE">
        <w:rPr>
          <w:rFonts w:hint="eastAsia"/>
          <w:szCs w:val="20"/>
        </w:rPr>
        <w:t>불명확한 이름을 정리한다.</w:t>
      </w:r>
      <w:r w:rsidR="003246BE">
        <w:rPr>
          <w:szCs w:val="20"/>
        </w:rPr>
        <w:t xml:space="preserve"> </w:t>
      </w:r>
      <w:r w:rsidR="003246BE">
        <w:rPr>
          <w:rFonts w:hint="eastAsia"/>
          <w:szCs w:val="20"/>
        </w:rPr>
        <w:t>상속 등으로 인하여 변경되어야 할 가시성,</w:t>
      </w:r>
      <w:r w:rsidR="003246BE">
        <w:rPr>
          <w:szCs w:val="20"/>
        </w:rPr>
        <w:t xml:space="preserve"> </w:t>
      </w:r>
      <w:r w:rsidR="003246BE">
        <w:rPr>
          <w:rFonts w:hint="eastAsia"/>
          <w:szCs w:val="20"/>
        </w:rPr>
        <w:t>잘못 설정한 가시성을 고친다.</w:t>
      </w:r>
      <w:r w:rsidR="003246BE">
        <w:rPr>
          <w:szCs w:val="20"/>
        </w:rPr>
        <w:t xml:space="preserve"> </w:t>
      </w:r>
      <w:r w:rsidR="003246BE">
        <w:rPr>
          <w:rFonts w:hint="eastAsia"/>
          <w:szCs w:val="20"/>
        </w:rPr>
        <w:t>이름은 기능에 맞도록</w:t>
      </w:r>
      <w:r w:rsidR="003246BE">
        <w:rPr>
          <w:szCs w:val="20"/>
        </w:rPr>
        <w:t>,</w:t>
      </w:r>
      <w:r w:rsidR="003246BE">
        <w:rPr>
          <w:rFonts w:hint="eastAsia"/>
          <w:szCs w:val="20"/>
        </w:rPr>
        <w:t xml:space="preserve"> 직관적으로 알 수 있도록 수정한다.</w:t>
      </w:r>
    </w:p>
    <w:p w14:paraId="43A06A26" w14:textId="5A18C9DE" w:rsid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061326" w14:paraId="1AAB8384" w14:textId="77777777" w:rsidTr="00061326">
        <w:tc>
          <w:tcPr>
            <w:tcW w:w="9016" w:type="dxa"/>
          </w:tcPr>
          <w:p w14:paraId="15DAB486" w14:textId="77777777" w:rsidR="00061326" w:rsidRDefault="00061326" w:rsidP="00061326">
            <w:r>
              <w:t>- MinesFinder – protected btn2ActionPerformed -&gt; private btnMultiActionPerformed</w:t>
            </w:r>
          </w:p>
          <w:p w14:paraId="024C4257" w14:textId="77777777" w:rsidR="00061326" w:rsidRDefault="00061326" w:rsidP="00061326">
            <w:r>
              <w:t>- MinesFinder – protected btnCustomActionPerformed -&gt; private btnCustomActionPerformed</w:t>
            </w:r>
          </w:p>
          <w:p w14:paraId="4299A5EC" w14:textId="77777777" w:rsidR="00061326" w:rsidRDefault="00061326" w:rsidP="00061326">
            <w:r>
              <w:rPr>
                <w:rFonts w:hint="eastAsia"/>
              </w:rPr>
              <w:t>-</w:t>
            </w:r>
            <w:r>
              <w:t xml:space="preserve"> </w:t>
            </w:r>
            <w:r>
              <w:rPr>
                <w:rFonts w:hint="eastAsia"/>
              </w:rPr>
              <w:t>G</w:t>
            </w:r>
            <w:r>
              <w:t>ameWindow – private isRightPressed -&gt; protected isRightPressed</w:t>
            </w:r>
          </w:p>
          <w:p w14:paraId="1B7F2FEC" w14:textId="77777777" w:rsidR="00061326" w:rsidRDefault="00061326" w:rsidP="00061326">
            <w:r>
              <w:rPr>
                <w:rFonts w:hint="eastAsia"/>
              </w:rPr>
              <w:t>-</w:t>
            </w:r>
            <w:r>
              <w:t xml:space="preserve"> </w:t>
            </w:r>
            <w:r>
              <w:rPr>
                <w:rFonts w:hint="eastAsia"/>
              </w:rPr>
              <w:t>G</w:t>
            </w:r>
            <w:r>
              <w:t>ameWindow – private isLeftPressed -&gt; protected isLeftPressed</w:t>
            </w:r>
          </w:p>
          <w:p w14:paraId="795E2B66" w14:textId="77777777" w:rsidR="00061326" w:rsidRDefault="00061326" w:rsidP="00061326">
            <w:pPr>
              <w:rPr>
                <w:szCs w:val="20"/>
              </w:rPr>
            </w:pPr>
            <w:r w:rsidRPr="00C26587">
              <w:rPr>
                <w:rFonts w:hint="eastAsia"/>
                <w:szCs w:val="20"/>
              </w:rPr>
              <w:t>-</w:t>
            </w:r>
            <w:r w:rsidRPr="00C26587">
              <w:rPr>
                <w:szCs w:val="20"/>
              </w:rPr>
              <w:t xml:space="preserve"> GameWindow</w:t>
            </w:r>
            <w:r>
              <w:rPr>
                <w:szCs w:val="20"/>
              </w:rPr>
              <w:t xml:space="preserve"> – private initComponents - &gt; protected initComponets</w:t>
            </w:r>
          </w:p>
          <w:p w14:paraId="2CB3F0E0" w14:textId="77777777" w:rsidR="00061326" w:rsidRDefault="00061326" w:rsidP="00061326">
            <w:pPr>
              <w:rPr>
                <w:szCs w:val="20"/>
              </w:rPr>
            </w:pPr>
            <w:r>
              <w:rPr>
                <w:rFonts w:hint="eastAsia"/>
                <w:szCs w:val="20"/>
              </w:rPr>
              <w:t>-</w:t>
            </w:r>
            <w:r>
              <w:rPr>
                <w:szCs w:val="20"/>
              </w:rPr>
              <w:t xml:space="preserve"> GameWindow – public createButtons() -&gt; protected createButtons()</w:t>
            </w:r>
          </w:p>
          <w:p w14:paraId="0E2C8EEE" w14:textId="77777777" w:rsidR="00061326" w:rsidRDefault="00061326" w:rsidP="00061326">
            <w:pPr>
              <w:rPr>
                <w:szCs w:val="20"/>
              </w:rPr>
            </w:pPr>
            <w:r>
              <w:rPr>
                <w:rFonts w:hint="eastAsia"/>
                <w:szCs w:val="20"/>
              </w:rPr>
              <w:t>-</w:t>
            </w:r>
            <w:r>
              <w:rPr>
                <w:szCs w:val="20"/>
              </w:rPr>
              <w:t xml:space="preserve"> GameWindow – moksum -&gt; life</w:t>
            </w:r>
          </w:p>
          <w:p w14:paraId="5E73F3DC" w14:textId="77777777" w:rsidR="00061326" w:rsidRDefault="00061326" w:rsidP="00061326">
            <w:pPr>
              <w:rPr>
                <w:szCs w:val="20"/>
              </w:rPr>
            </w:pPr>
            <w:r>
              <w:rPr>
                <w:rFonts w:hint="eastAsia"/>
                <w:szCs w:val="20"/>
              </w:rPr>
              <w:t>-</w:t>
            </w:r>
            <w:r>
              <w:rPr>
                <w:szCs w:val="20"/>
              </w:rPr>
              <w:t xml:space="preserve"> Server – public serverSocket -&gt; pakage serverSocket</w:t>
            </w:r>
          </w:p>
          <w:p w14:paraId="215F2FFE" w14:textId="77777777" w:rsidR="00061326" w:rsidRDefault="00061326" w:rsidP="00061326">
            <w:pPr>
              <w:rPr>
                <w:szCs w:val="20"/>
              </w:rPr>
            </w:pPr>
            <w:r>
              <w:rPr>
                <w:szCs w:val="20"/>
              </w:rPr>
              <w:t>- Client – public socket -&gt; pakage socket</w:t>
            </w:r>
          </w:p>
          <w:p w14:paraId="5BC0DA6B" w14:textId="77777777" w:rsidR="00061326" w:rsidRDefault="00061326" w:rsidP="00061326">
            <w:pPr>
              <w:rPr>
                <w:szCs w:val="20"/>
              </w:rPr>
            </w:pPr>
            <w:r>
              <w:rPr>
                <w:rFonts w:hint="eastAsia"/>
                <w:szCs w:val="20"/>
              </w:rPr>
              <w:t>-</w:t>
            </w:r>
            <w:r>
              <w:rPr>
                <w:szCs w:val="20"/>
              </w:rPr>
              <w:t xml:space="preserve"> SoundEffect – bgmClip() -&gt; bgmSound</w:t>
            </w:r>
          </w:p>
          <w:p w14:paraId="10882F17" w14:textId="77777777" w:rsidR="00061326" w:rsidRDefault="00061326" w:rsidP="00061326">
            <w:pPr>
              <w:rPr>
                <w:szCs w:val="20"/>
              </w:rPr>
            </w:pPr>
            <w:r>
              <w:rPr>
                <w:rFonts w:hint="eastAsia"/>
                <w:szCs w:val="20"/>
              </w:rPr>
              <w:t>-</w:t>
            </w:r>
            <w:r>
              <w:rPr>
                <w:szCs w:val="20"/>
              </w:rPr>
              <w:t xml:space="preserve"> SoundEffect – clickClip() -&gt; clickSound</w:t>
            </w:r>
          </w:p>
          <w:p w14:paraId="401FAFE4" w14:textId="6A92C749" w:rsidR="00061326" w:rsidRDefault="00061326" w:rsidP="00061326">
            <w:pPr>
              <w:rPr>
                <w:sz w:val="26"/>
                <w:szCs w:val="26"/>
              </w:rPr>
            </w:pPr>
            <w:r>
              <w:rPr>
                <w:rFonts w:hint="eastAsia"/>
                <w:szCs w:val="20"/>
              </w:rPr>
              <w:t>-</w:t>
            </w:r>
            <w:r>
              <w:rPr>
                <w:szCs w:val="20"/>
              </w:rPr>
              <w:t xml:space="preserve"> SoundEffect – boomClip() -&gt; boomSound</w:t>
            </w:r>
          </w:p>
        </w:tc>
      </w:tr>
    </w:tbl>
    <w:p w14:paraId="0405333A" w14:textId="77777777" w:rsidR="00061326" w:rsidRDefault="00061326" w:rsidP="00361A57">
      <w:pPr>
        <w:rPr>
          <w:sz w:val="26"/>
          <w:szCs w:val="26"/>
        </w:rPr>
      </w:pPr>
    </w:p>
    <w:p w14:paraId="7BBCA84B" w14:textId="562B7E31" w:rsidR="005958C8" w:rsidRDefault="005958C8" w:rsidP="005958C8">
      <w:pPr>
        <w:pStyle w:val="3"/>
        <w:ind w:left="480" w:hanging="480"/>
      </w:pPr>
      <w:bookmarkStart w:id="160" w:name="_Toc26783823"/>
      <w:r>
        <w:rPr>
          <w:rFonts w:hint="eastAsia"/>
        </w:rPr>
        <w:t>불필요 메소드,</w:t>
      </w:r>
      <w:r>
        <w:t xml:space="preserve"> </w:t>
      </w:r>
      <w:r>
        <w:rPr>
          <w:rFonts w:hint="eastAsia"/>
        </w:rPr>
        <w:t>임포트 제거</w:t>
      </w:r>
      <w:bookmarkEnd w:id="160"/>
    </w:p>
    <w:p w14:paraId="01BC0686" w14:textId="4ADBE786"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714DDBEA" w14:textId="6CD1110F" w:rsidR="003246BE" w:rsidRDefault="003246BE" w:rsidP="00361A57">
      <w:pPr>
        <w:rPr>
          <w:szCs w:val="20"/>
        </w:rPr>
      </w:pPr>
      <w:r>
        <w:rPr>
          <w:rFonts w:hint="eastAsia"/>
          <w:szCs w:val="20"/>
        </w:rPr>
        <w:t xml:space="preserve"> 사용하지 않는 메소드</w:t>
      </w:r>
      <w:r w:rsidR="006E63A7">
        <w:rPr>
          <w:rFonts w:hint="eastAsia"/>
          <w:szCs w:val="20"/>
        </w:rPr>
        <w:t>는 코드를 처음 이해할 때 낭비되는 시간을 가져오며 혼란을 불러온다.</w:t>
      </w:r>
      <w:r w:rsidR="006E63A7">
        <w:rPr>
          <w:szCs w:val="20"/>
        </w:rPr>
        <w:t xml:space="preserve"> </w:t>
      </w:r>
      <w:r w:rsidR="006E63A7">
        <w:rPr>
          <w:rFonts w:hint="eastAsia"/>
          <w:szCs w:val="20"/>
        </w:rPr>
        <w:t>그러므로 관리상 부담이다.</w:t>
      </w:r>
      <w:r w:rsidR="006E63A7">
        <w:rPr>
          <w:szCs w:val="20"/>
        </w:rPr>
        <w:t xml:space="preserve"> </w:t>
      </w:r>
      <w:r>
        <w:rPr>
          <w:szCs w:val="20"/>
        </w:rPr>
        <w:t xml:space="preserve"> </w:t>
      </w:r>
    </w:p>
    <w:p w14:paraId="30D5F7D1" w14:textId="32CD0EF5" w:rsidR="003246BE" w:rsidRPr="003246BE" w:rsidRDefault="003246BE" w:rsidP="00361A57">
      <w:pPr>
        <w:rPr>
          <w:szCs w:val="20"/>
        </w:rPr>
      </w:pPr>
      <w:r>
        <w:rPr>
          <w:rFonts w:hint="eastAsia"/>
          <w:szCs w:val="20"/>
        </w:rPr>
        <w:t xml:space="preserve"> </w:t>
      </w:r>
      <w:r>
        <w:rPr>
          <w:szCs w:val="20"/>
        </w:rPr>
        <w:t>Copy and Paste</w:t>
      </w:r>
      <w:r>
        <w:rPr>
          <w:rFonts w:hint="eastAsia"/>
          <w:szCs w:val="20"/>
        </w:rPr>
        <w:t>로 인하여 불필요한 i</w:t>
      </w:r>
      <w:r>
        <w:rPr>
          <w:szCs w:val="20"/>
        </w:rPr>
        <w:t>mport</w:t>
      </w:r>
      <w:r>
        <w:rPr>
          <w:rFonts w:hint="eastAsia"/>
          <w:szCs w:val="20"/>
        </w:rPr>
        <w:t>가 생성된다.</w:t>
      </w:r>
      <w:r>
        <w:rPr>
          <w:szCs w:val="20"/>
        </w:rPr>
        <w:t xml:space="preserve"> </w:t>
      </w:r>
      <w:r>
        <w:rPr>
          <w:rFonts w:hint="eastAsia"/>
          <w:szCs w:val="20"/>
        </w:rPr>
        <w:t>이것도 라인수를 증가시킨다.</w:t>
      </w:r>
      <w:r w:rsidR="006E63A7">
        <w:rPr>
          <w:szCs w:val="20"/>
        </w:rPr>
        <w:t xml:space="preserve"> </w:t>
      </w:r>
      <w:r w:rsidR="006E63A7">
        <w:rPr>
          <w:rFonts w:hint="eastAsia"/>
          <w:szCs w:val="20"/>
        </w:rPr>
        <w:t xml:space="preserve">또한 다른 </w:t>
      </w:r>
      <w:r w:rsidR="006E63A7">
        <w:rPr>
          <w:szCs w:val="20"/>
        </w:rPr>
        <w:t>import</w:t>
      </w:r>
      <w:r w:rsidR="006E63A7">
        <w:rPr>
          <w:rFonts w:hint="eastAsia"/>
          <w:szCs w:val="20"/>
        </w:rPr>
        <w:t>를 해야 할 경우 혼란을 야기할 수 있다.</w:t>
      </w:r>
    </w:p>
    <w:p w14:paraId="2552FFE7" w14:textId="0BB444DB" w:rsid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061326" w14:paraId="30BF38EA" w14:textId="77777777" w:rsidTr="00061326">
        <w:tc>
          <w:tcPr>
            <w:tcW w:w="9016" w:type="dxa"/>
          </w:tcPr>
          <w:p w14:paraId="78DB65B3" w14:textId="7AAAE0B1" w:rsidR="00061326" w:rsidRDefault="00061326" w:rsidP="00061326">
            <w:r>
              <w:t xml:space="preserve">- GameWindow – main </w:t>
            </w:r>
            <w:r>
              <w:rPr>
                <w:rFonts w:hint="eastAsia"/>
              </w:rPr>
              <w:t>함수 제거</w:t>
            </w:r>
          </w:p>
          <w:p w14:paraId="13D9826F" w14:textId="77777777" w:rsidR="00061326" w:rsidRDefault="00061326" w:rsidP="00061326">
            <w:r>
              <w:rPr>
                <w:rFonts w:hint="eastAsia"/>
              </w:rPr>
              <w:t xml:space="preserve"> </w:t>
            </w:r>
            <w:r>
              <w:t xml:space="preserve">- </w:t>
            </w:r>
            <w:r>
              <w:rPr>
                <w:rFonts w:hint="eastAsia"/>
              </w:rPr>
              <w:t>k</w:t>
            </w:r>
            <w:r>
              <w:t xml:space="preserve">eyboardlistener </w:t>
            </w:r>
            <w:r>
              <w:rPr>
                <w:rFonts w:hint="eastAsia"/>
              </w:rPr>
              <w:t>제거</w:t>
            </w:r>
          </w:p>
          <w:p w14:paraId="2128AE9B" w14:textId="087ACDC8" w:rsidR="00061326" w:rsidRDefault="00061326" w:rsidP="00061326">
            <w:pPr>
              <w:rPr>
                <w:sz w:val="26"/>
                <w:szCs w:val="26"/>
              </w:rPr>
            </w:pPr>
            <w:r>
              <w:rPr>
                <w:rFonts w:hint="eastAsia"/>
              </w:rPr>
              <w:t xml:space="preserve"> </w:t>
            </w:r>
            <w:r>
              <w:t>- copy and paste</w:t>
            </w:r>
            <w:r>
              <w:rPr>
                <w:rFonts w:hint="eastAsia"/>
              </w:rPr>
              <w:t>로 인하여 생성된 임포트 제거</w:t>
            </w:r>
          </w:p>
        </w:tc>
      </w:tr>
    </w:tbl>
    <w:p w14:paraId="1C1EF5A6" w14:textId="0CF55A65" w:rsidR="005958C8" w:rsidRDefault="005958C8" w:rsidP="005958C8">
      <w:pPr>
        <w:pStyle w:val="3"/>
        <w:ind w:left="480" w:hanging="480"/>
      </w:pPr>
      <w:bookmarkStart w:id="161" w:name="_Toc26783824"/>
      <w:r>
        <w:rPr>
          <w:rFonts w:hint="eastAsia"/>
        </w:rPr>
        <w:lastRenderedPageBreak/>
        <w:t>불필요한 비교</w:t>
      </w:r>
      <w:r>
        <w:t xml:space="preserve"> </w:t>
      </w:r>
      <w:r>
        <w:rPr>
          <w:rFonts w:hint="eastAsia"/>
        </w:rPr>
        <w:t>변경</w:t>
      </w:r>
      <w:bookmarkEnd w:id="161"/>
    </w:p>
    <w:p w14:paraId="0D937994" w14:textId="471E422F"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6EDDE188" w14:textId="1C82E8C4" w:rsidR="00204D0E" w:rsidRPr="00204D0E" w:rsidRDefault="00204D0E" w:rsidP="00361A57">
      <w:pPr>
        <w:rPr>
          <w:szCs w:val="20"/>
        </w:rPr>
      </w:pPr>
      <w:r>
        <w:rPr>
          <w:rFonts w:hint="eastAsia"/>
          <w:szCs w:val="20"/>
        </w:rPr>
        <w:t xml:space="preserve"> 같은 비교를 여러 번 하여 불필요한 비교를 한다.</w:t>
      </w:r>
      <w:r>
        <w:rPr>
          <w:szCs w:val="20"/>
        </w:rPr>
        <w:t xml:space="preserve"> </w:t>
      </w:r>
      <w:r w:rsidR="006E63A7">
        <w:rPr>
          <w:rFonts w:hint="eastAsia"/>
          <w:szCs w:val="20"/>
        </w:rPr>
        <w:t xml:space="preserve">같은 기능을 하는 비교연산으로 인하여 불필요한 낭비가 발생한다. </w:t>
      </w:r>
      <w:r>
        <w:rPr>
          <w:rFonts w:hint="eastAsia"/>
          <w:szCs w:val="20"/>
        </w:rPr>
        <w:t xml:space="preserve">비교를 </w:t>
      </w:r>
      <w:r>
        <w:rPr>
          <w:szCs w:val="20"/>
        </w:rPr>
        <w:t>1</w:t>
      </w:r>
      <w:r>
        <w:rPr>
          <w:rFonts w:hint="eastAsia"/>
          <w:szCs w:val="20"/>
        </w:rPr>
        <w:t>번만 하도록 변경한다.</w:t>
      </w:r>
    </w:p>
    <w:p w14:paraId="6DABE0A7" w14:textId="26C86872" w:rsidR="00361A57" w:rsidRDefault="00361A57" w:rsidP="00361A57">
      <w:pPr>
        <w:rPr>
          <w:sz w:val="26"/>
          <w:szCs w:val="26"/>
        </w:rPr>
      </w:pPr>
      <w:r w:rsidRPr="00361A57">
        <w:rPr>
          <w:rFonts w:hint="eastAsia"/>
          <w:sz w:val="26"/>
          <w:szCs w:val="26"/>
        </w:rPr>
        <w:t>변경 내용</w:t>
      </w:r>
    </w:p>
    <w:p w14:paraId="3B99926F" w14:textId="4A35AB37" w:rsidR="00361A57" w:rsidRPr="00302528" w:rsidRDefault="0062690D" w:rsidP="00361A57">
      <w:pPr>
        <w:pStyle w:val="a5"/>
        <w:numPr>
          <w:ilvl w:val="0"/>
          <w:numId w:val="15"/>
        </w:numPr>
        <w:ind w:leftChars="0"/>
        <w:rPr>
          <w:szCs w:val="20"/>
        </w:rPr>
      </w:pPr>
      <w:r w:rsidRPr="00302528">
        <w:rPr>
          <w:noProof/>
          <w:szCs w:val="20"/>
        </w:rPr>
        <w:drawing>
          <wp:anchor distT="0" distB="0" distL="114300" distR="114300" simplePos="0" relativeHeight="251678720" behindDoc="0" locked="0" layoutInCell="1" allowOverlap="1" wp14:anchorId="524B124B" wp14:editId="08C2D2AE">
            <wp:simplePos x="0" y="0"/>
            <wp:positionH relativeFrom="column">
              <wp:posOffset>0</wp:posOffset>
            </wp:positionH>
            <wp:positionV relativeFrom="paragraph">
              <wp:posOffset>361950</wp:posOffset>
            </wp:positionV>
            <wp:extent cx="4138930" cy="2207260"/>
            <wp:effectExtent l="0" t="0" r="0" b="2540"/>
            <wp:wrapTopAndBottom/>
            <wp:docPr id="21" name="그림 1">
              <a:extLst xmlns:a="http://schemas.openxmlformats.org/drawingml/2006/main">
                <a:ext uri="{FF2B5EF4-FFF2-40B4-BE49-F238E27FC236}">
                  <a16:creationId xmlns:a16="http://schemas.microsoft.com/office/drawing/2014/main" id="{CEC2AC7A-D77D-4245-ABBF-DADAF2EA2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EC2AC7A-D77D-4245-ABBF-DADAF2EA2A8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38930" cy="2207260"/>
                    </a:xfrm>
                    <a:prstGeom prst="rect">
                      <a:avLst/>
                    </a:prstGeom>
                  </pic:spPr>
                </pic:pic>
              </a:graphicData>
            </a:graphic>
            <wp14:sizeRelH relativeFrom="margin">
              <wp14:pctWidth>0</wp14:pctWidth>
            </wp14:sizeRelH>
            <wp14:sizeRelV relativeFrom="margin">
              <wp14:pctHeight>0</wp14:pctHeight>
            </wp14:sizeRelV>
          </wp:anchor>
        </w:drawing>
      </w:r>
      <w:r w:rsidR="00302528" w:rsidRPr="00302528">
        <w:rPr>
          <w:rFonts w:hint="eastAsia"/>
          <w:szCs w:val="20"/>
        </w:rPr>
        <w:t>변경 전</w:t>
      </w:r>
    </w:p>
    <w:p w14:paraId="2E732260" w14:textId="07F64895" w:rsidR="00302528" w:rsidRPr="00302528" w:rsidRDefault="0062690D" w:rsidP="00302528">
      <w:pPr>
        <w:pStyle w:val="a5"/>
        <w:numPr>
          <w:ilvl w:val="0"/>
          <w:numId w:val="15"/>
        </w:numPr>
        <w:ind w:leftChars="0"/>
        <w:rPr>
          <w:szCs w:val="20"/>
        </w:rPr>
      </w:pPr>
      <w:r w:rsidRPr="00302528">
        <w:rPr>
          <w:noProof/>
          <w:szCs w:val="20"/>
        </w:rPr>
        <w:drawing>
          <wp:anchor distT="0" distB="0" distL="114300" distR="114300" simplePos="0" relativeHeight="251679744" behindDoc="0" locked="0" layoutInCell="1" allowOverlap="1" wp14:anchorId="52F8A9B0" wp14:editId="16400760">
            <wp:simplePos x="0" y="0"/>
            <wp:positionH relativeFrom="column">
              <wp:posOffset>15792</wp:posOffset>
            </wp:positionH>
            <wp:positionV relativeFrom="paragraph">
              <wp:posOffset>2663218</wp:posOffset>
            </wp:positionV>
            <wp:extent cx="4134485" cy="1732915"/>
            <wp:effectExtent l="0" t="0" r="0" b="635"/>
            <wp:wrapTopAndBottom/>
            <wp:docPr id="22" name="그림 2">
              <a:extLst xmlns:a="http://schemas.openxmlformats.org/drawingml/2006/main">
                <a:ext uri="{FF2B5EF4-FFF2-40B4-BE49-F238E27FC236}">
                  <a16:creationId xmlns:a16="http://schemas.microsoft.com/office/drawing/2014/main" id="{2E076898-313D-4DBC-B484-4A0E571BC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2E076898-313D-4DBC-B484-4A0E571BC4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34485" cy="1732915"/>
                    </a:xfrm>
                    <a:prstGeom prst="rect">
                      <a:avLst/>
                    </a:prstGeom>
                  </pic:spPr>
                </pic:pic>
              </a:graphicData>
            </a:graphic>
            <wp14:sizeRelH relativeFrom="margin">
              <wp14:pctWidth>0</wp14:pctWidth>
            </wp14:sizeRelH>
            <wp14:sizeRelV relativeFrom="margin">
              <wp14:pctHeight>0</wp14:pctHeight>
            </wp14:sizeRelV>
          </wp:anchor>
        </w:drawing>
      </w:r>
      <w:r w:rsidR="00302528" w:rsidRPr="00302528">
        <w:rPr>
          <w:rFonts w:hint="eastAsia"/>
          <w:szCs w:val="20"/>
        </w:rPr>
        <w:t>변경 후</w:t>
      </w:r>
    </w:p>
    <w:p w14:paraId="7AB360D8" w14:textId="1FB519D9" w:rsidR="00302528" w:rsidRPr="00302528" w:rsidRDefault="00302528" w:rsidP="00302528">
      <w:pPr>
        <w:pStyle w:val="a5"/>
        <w:ind w:leftChars="0" w:left="495"/>
        <w:rPr>
          <w:sz w:val="26"/>
          <w:szCs w:val="26"/>
        </w:rPr>
      </w:pPr>
    </w:p>
    <w:p w14:paraId="68A00EDD" w14:textId="048AE892" w:rsidR="005958C8" w:rsidRDefault="005958C8" w:rsidP="005958C8">
      <w:pPr>
        <w:pStyle w:val="3"/>
        <w:ind w:left="480" w:hanging="480"/>
      </w:pPr>
      <w:bookmarkStart w:id="162" w:name="_Toc26783825"/>
      <w:r>
        <w:rPr>
          <w:rFonts w:hint="eastAsia"/>
        </w:rPr>
        <w:t>R</w:t>
      </w:r>
      <w:r>
        <w:t xml:space="preserve">un class </w:t>
      </w:r>
      <w:r>
        <w:rPr>
          <w:rFonts w:hint="eastAsia"/>
        </w:rPr>
        <w:t>생성</w:t>
      </w:r>
      <w:bookmarkEnd w:id="162"/>
    </w:p>
    <w:p w14:paraId="4E00B122" w14:textId="6A2B1D41"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130E36A2" w14:textId="3DB1DE22" w:rsidR="00204D0E" w:rsidRPr="00361A57" w:rsidRDefault="00204D0E" w:rsidP="00204D0E">
      <w:r>
        <w:rPr>
          <w:rFonts w:hint="eastAsia"/>
        </w:rPr>
        <w:t xml:space="preserve"> 현재 </w:t>
      </w:r>
      <w:r>
        <w:t>MinesFinder</w:t>
      </w:r>
      <w:r>
        <w:rPr>
          <w:rFonts w:hint="eastAsia"/>
        </w:rPr>
        <w:t>클래스에 m</w:t>
      </w:r>
      <w:r>
        <w:t>ain</w:t>
      </w:r>
      <w:r>
        <w:rPr>
          <w:rFonts w:hint="eastAsia"/>
        </w:rPr>
        <w:t>함수가 존재하고 있다.</w:t>
      </w:r>
      <w:r>
        <w:t xml:space="preserve"> Main</w:t>
      </w:r>
      <w:r>
        <w:rPr>
          <w:rFonts w:hint="eastAsia"/>
        </w:rPr>
        <w:t>을 R</w:t>
      </w:r>
      <w:r>
        <w:t>un</w:t>
      </w:r>
      <w:r>
        <w:rPr>
          <w:rFonts w:hint="eastAsia"/>
        </w:rPr>
        <w:t>클래스로 새로 생성하여 실행위치를 직관적으로 알 수 있도록 한다.</w:t>
      </w:r>
      <w:r>
        <w:t xml:space="preserve"> </w:t>
      </w:r>
      <w:r>
        <w:rPr>
          <w:rFonts w:hint="eastAsia"/>
        </w:rPr>
        <w:t xml:space="preserve">또한 </w:t>
      </w:r>
      <w:r>
        <w:t xml:space="preserve">MineFinder </w:t>
      </w:r>
      <w:r>
        <w:rPr>
          <w:rFonts w:hint="eastAsia"/>
        </w:rPr>
        <w:t>클래스의 라인수를 줄인다.</w:t>
      </w:r>
    </w:p>
    <w:p w14:paraId="0B985440" w14:textId="77777777" w:rsidR="00361A57" w:rsidRPr="00361A57" w:rsidRDefault="00361A57" w:rsidP="00361A57">
      <w:pPr>
        <w:rPr>
          <w:sz w:val="26"/>
          <w:szCs w:val="26"/>
        </w:rPr>
      </w:pPr>
      <w:r w:rsidRPr="00361A57">
        <w:rPr>
          <w:rFonts w:hint="eastAsia"/>
          <w:sz w:val="26"/>
          <w:szCs w:val="26"/>
        </w:rPr>
        <w:lastRenderedPageBreak/>
        <w:t>변경 내용</w:t>
      </w:r>
    </w:p>
    <w:p w14:paraId="6008D5D8" w14:textId="5A772DEB" w:rsidR="00361A57" w:rsidRPr="00361A57" w:rsidRDefault="00302528" w:rsidP="00361A57">
      <w:pPr>
        <w:rPr>
          <w:sz w:val="26"/>
          <w:szCs w:val="26"/>
        </w:rPr>
      </w:pPr>
      <w:r>
        <w:rPr>
          <w:noProof/>
        </w:rPr>
        <w:drawing>
          <wp:inline distT="0" distB="0" distL="0" distR="0" wp14:anchorId="29297886" wp14:editId="61B3A505">
            <wp:extent cx="5731510" cy="312610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6105"/>
                    </a:xfrm>
                    <a:prstGeom prst="rect">
                      <a:avLst/>
                    </a:prstGeom>
                  </pic:spPr>
                </pic:pic>
              </a:graphicData>
            </a:graphic>
          </wp:inline>
        </w:drawing>
      </w:r>
    </w:p>
    <w:p w14:paraId="78605467" w14:textId="4020BBBE" w:rsidR="005958C8" w:rsidRDefault="002A6D57" w:rsidP="005958C8">
      <w:pPr>
        <w:pStyle w:val="3"/>
        <w:ind w:left="480" w:hanging="480"/>
      </w:pPr>
      <w:bookmarkStart w:id="163" w:name="_Toc26783826"/>
      <w:r>
        <w:rPr>
          <w:rFonts w:hint="eastAsia"/>
        </w:rPr>
        <w:t>Multi</w:t>
      </w:r>
      <w:r w:rsidR="005958C8">
        <w:t xml:space="preserve">Mode class </w:t>
      </w:r>
      <w:r w:rsidR="005958C8">
        <w:rPr>
          <w:rFonts w:hint="eastAsia"/>
        </w:rPr>
        <w:t>생성</w:t>
      </w:r>
      <w:bookmarkEnd w:id="163"/>
    </w:p>
    <w:p w14:paraId="7E927B2C" w14:textId="6BA39D0F"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7ECD3910" w14:textId="0B9546C8" w:rsidR="00204D0E" w:rsidRPr="00204D0E" w:rsidRDefault="00204D0E" w:rsidP="00361A57">
      <w:pPr>
        <w:rPr>
          <w:szCs w:val="20"/>
        </w:rPr>
      </w:pPr>
      <w:r>
        <w:rPr>
          <w:rFonts w:hint="eastAsia"/>
          <w:szCs w:val="20"/>
        </w:rPr>
        <w:t xml:space="preserve"> 기능을 클래스로 생성한다.</w:t>
      </w:r>
      <w:r>
        <w:rPr>
          <w:szCs w:val="20"/>
        </w:rPr>
        <w:t xml:space="preserve"> </w:t>
      </w:r>
      <w:r w:rsidR="00F14269">
        <w:rPr>
          <w:rFonts w:hint="eastAsia"/>
          <w:szCs w:val="20"/>
        </w:rPr>
        <w:t xml:space="preserve">클래스로 기능을 설정함으로써 </w:t>
      </w:r>
      <w:r w:rsidR="00CC5BEE">
        <w:rPr>
          <w:rFonts w:hint="eastAsia"/>
          <w:szCs w:val="20"/>
        </w:rPr>
        <w:t>유지보수성이 증가한다.</w:t>
      </w:r>
      <w:r w:rsidR="00CC5BEE">
        <w:rPr>
          <w:szCs w:val="20"/>
        </w:rPr>
        <w:t xml:space="preserve"> </w:t>
      </w:r>
      <w:r w:rsidR="00CC5BEE">
        <w:rPr>
          <w:rFonts w:hint="eastAsia"/>
          <w:szCs w:val="20"/>
        </w:rPr>
        <w:t>또한 상속을</w:t>
      </w:r>
      <w:r w:rsidR="00CC5BEE">
        <w:rPr>
          <w:szCs w:val="20"/>
        </w:rPr>
        <w:t xml:space="preserve"> </w:t>
      </w:r>
      <w:r w:rsidR="00CC5BEE">
        <w:rPr>
          <w:rFonts w:hint="eastAsia"/>
          <w:szCs w:val="20"/>
        </w:rPr>
        <w:t>하여 중복 코드를 줄일 수 있다.</w:t>
      </w:r>
    </w:p>
    <w:p w14:paraId="0B35B6EE" w14:textId="1A337EF0" w:rsidR="00393CC8" w:rsidRPr="00393CC8" w:rsidRDefault="00361A57" w:rsidP="00361A57">
      <w:pPr>
        <w:rPr>
          <w:szCs w:val="20"/>
        </w:rPr>
      </w:pPr>
      <w:r w:rsidRPr="00361A57">
        <w:rPr>
          <w:rFonts w:hint="eastAsia"/>
          <w:sz w:val="26"/>
          <w:szCs w:val="26"/>
        </w:rPr>
        <w:t>변경 내용</w:t>
      </w:r>
      <w:r w:rsidR="00393CC8">
        <w:rPr>
          <w:rFonts w:hint="eastAsia"/>
          <w:sz w:val="26"/>
          <w:szCs w:val="26"/>
        </w:rPr>
        <w:t xml:space="preserve"> </w:t>
      </w:r>
    </w:p>
    <w:tbl>
      <w:tblPr>
        <w:tblStyle w:val="a9"/>
        <w:tblW w:w="0" w:type="auto"/>
        <w:tblLook w:val="04A0" w:firstRow="1" w:lastRow="0" w:firstColumn="1" w:lastColumn="0" w:noHBand="0" w:noVBand="1"/>
      </w:tblPr>
      <w:tblGrid>
        <w:gridCol w:w="9016"/>
      </w:tblGrid>
      <w:tr w:rsidR="00CC5BEE" w14:paraId="29B6C61A" w14:textId="77777777" w:rsidTr="00CC5BEE">
        <w:tc>
          <w:tcPr>
            <w:tcW w:w="9016" w:type="dxa"/>
          </w:tcPr>
          <w:p w14:paraId="0BE6219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w:t>
            </w:r>
            <w:r>
              <w:rPr>
                <w:rFonts w:ascii="Consolas" w:hAnsi="Consolas" w:cs="Consolas"/>
                <w:color w:val="000000"/>
                <w:kern w:val="0"/>
                <w:sz w:val="16"/>
                <w:szCs w:val="16"/>
                <w:u w:val="single"/>
              </w:rPr>
              <w:t>MultiplayMode</w:t>
            </w:r>
            <w:r>
              <w:rPr>
                <w:rFonts w:ascii="Consolas" w:hAnsi="Consolas" w:cs="Consolas"/>
                <w:color w:val="000000"/>
                <w:kern w:val="0"/>
                <w:sz w:val="16"/>
                <w:szCs w:val="16"/>
              </w:rPr>
              <w:t xml:space="preserve"> </w:t>
            </w:r>
            <w:r>
              <w:rPr>
                <w:rFonts w:ascii="Consolas" w:hAnsi="Consolas" w:cs="Consolas"/>
                <w:b/>
                <w:bCs/>
                <w:color w:val="7F0055"/>
                <w:kern w:val="0"/>
                <w:sz w:val="16"/>
                <w:szCs w:val="16"/>
              </w:rPr>
              <w:t>extends</w:t>
            </w:r>
            <w:r>
              <w:rPr>
                <w:rFonts w:ascii="Consolas" w:hAnsi="Consolas" w:cs="Consolas"/>
                <w:color w:val="000000"/>
                <w:kern w:val="0"/>
                <w:sz w:val="16"/>
                <w:szCs w:val="16"/>
              </w:rPr>
              <w:t xml:space="preserve"> GameWindow {</w:t>
            </w:r>
          </w:p>
          <w:p w14:paraId="16A31F5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0AF6B1D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final</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Logger </w:t>
            </w:r>
            <w:r>
              <w:rPr>
                <w:rFonts w:ascii="Consolas" w:hAnsi="Consolas" w:cs="Consolas"/>
                <w:b/>
                <w:bCs/>
                <w:i/>
                <w:iCs/>
                <w:color w:val="0000C0"/>
                <w:kern w:val="0"/>
                <w:sz w:val="16"/>
                <w:szCs w:val="16"/>
              </w:rPr>
              <w:t>logger</w:t>
            </w:r>
            <w:r>
              <w:rPr>
                <w:rFonts w:ascii="Consolas" w:hAnsi="Consolas" w:cs="Consolas"/>
                <w:color w:val="000000"/>
                <w:kern w:val="0"/>
                <w:sz w:val="16"/>
                <w:szCs w:val="16"/>
              </w:rPr>
              <w:t xml:space="preserve"> = Logger.</w:t>
            </w:r>
            <w:r>
              <w:rPr>
                <w:rFonts w:ascii="Consolas" w:hAnsi="Consolas" w:cs="Consolas"/>
                <w:i/>
                <w:iCs/>
                <w:color w:val="000000"/>
                <w:kern w:val="0"/>
                <w:sz w:val="16"/>
                <w:szCs w:val="16"/>
              </w:rPr>
              <w:t>getGlobal</w:t>
            </w:r>
            <w:r>
              <w:rPr>
                <w:rFonts w:ascii="Consolas" w:hAnsi="Consolas" w:cs="Consolas"/>
                <w:color w:val="000000"/>
                <w:kern w:val="0"/>
                <w:sz w:val="16"/>
                <w:szCs w:val="16"/>
              </w:rPr>
              <w:t>();</w:t>
            </w:r>
          </w:p>
          <w:p w14:paraId="3510448A" w14:textId="77777777" w:rsidR="00CC5BEE" w:rsidRDefault="00CC5BEE" w:rsidP="00CC5BEE">
            <w:pPr>
              <w:wordWrap/>
              <w:adjustRightInd w:val="0"/>
              <w:jc w:val="left"/>
              <w:rPr>
                <w:rFonts w:ascii="Consolas" w:hAnsi="Consolas" w:cs="Consolas"/>
                <w:kern w:val="0"/>
                <w:sz w:val="16"/>
                <w:szCs w:val="16"/>
              </w:rPr>
            </w:pPr>
          </w:p>
          <w:p w14:paraId="4C224304" w14:textId="77777777" w:rsidR="00CC5BEE" w:rsidRDefault="00CC5BEE" w:rsidP="00CC5BEE">
            <w:pPr>
              <w:wordWrap/>
              <w:adjustRightInd w:val="0"/>
              <w:jc w:val="left"/>
              <w:rPr>
                <w:rFonts w:ascii="Consolas" w:hAnsi="Consolas" w:cs="Consolas"/>
                <w:kern w:val="0"/>
                <w:sz w:val="16"/>
                <w:szCs w:val="16"/>
              </w:rPr>
            </w:pPr>
          </w:p>
          <w:p w14:paraId="5971C4F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Socket </w:t>
            </w:r>
            <w:r>
              <w:rPr>
                <w:rFonts w:ascii="Consolas" w:hAnsi="Consolas" w:cs="Consolas"/>
                <w:color w:val="0000C0"/>
                <w:kern w:val="0"/>
                <w:sz w:val="16"/>
                <w:szCs w:val="16"/>
              </w:rPr>
              <w:t>socket</w:t>
            </w:r>
            <w:r>
              <w:rPr>
                <w:rFonts w:ascii="Consolas" w:hAnsi="Consolas" w:cs="Consolas"/>
                <w:color w:val="000000"/>
                <w:kern w:val="0"/>
                <w:sz w:val="16"/>
                <w:szCs w:val="16"/>
              </w:rPr>
              <w:t>;</w:t>
            </w:r>
          </w:p>
          <w:p w14:paraId="7C9E5A1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String </w:t>
            </w:r>
            <w:r>
              <w:rPr>
                <w:rFonts w:ascii="Consolas" w:hAnsi="Consolas" w:cs="Consolas"/>
                <w:color w:val="0000C0"/>
                <w:kern w:val="0"/>
                <w:sz w:val="16"/>
                <w:szCs w:val="16"/>
              </w:rPr>
              <w:t>userName</w:t>
            </w:r>
            <w:r>
              <w:rPr>
                <w:rFonts w:ascii="Consolas" w:hAnsi="Consolas" w:cs="Consolas"/>
                <w:color w:val="000000"/>
                <w:kern w:val="0"/>
                <w:sz w:val="16"/>
                <w:szCs w:val="16"/>
              </w:rPr>
              <w:t>;</w:t>
            </w:r>
          </w:p>
          <w:p w14:paraId="61F36286" w14:textId="77777777" w:rsidR="00CC5BEE" w:rsidRDefault="00CC5BEE" w:rsidP="00CC5BEE">
            <w:pPr>
              <w:wordWrap/>
              <w:adjustRightInd w:val="0"/>
              <w:jc w:val="left"/>
              <w:rPr>
                <w:rFonts w:ascii="Consolas" w:hAnsi="Consolas" w:cs="Consolas"/>
                <w:kern w:val="0"/>
                <w:sz w:val="16"/>
                <w:szCs w:val="16"/>
              </w:rPr>
            </w:pPr>
          </w:p>
          <w:p w14:paraId="511788D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MultiplayMode(Minefield </w:t>
            </w:r>
            <w:r>
              <w:rPr>
                <w:rFonts w:ascii="Consolas" w:hAnsi="Consolas" w:cs="Consolas"/>
                <w:color w:val="6A3E3E"/>
                <w:kern w:val="0"/>
                <w:sz w:val="16"/>
                <w:szCs w:val="16"/>
              </w:rPr>
              <w:t>minefield</w:t>
            </w:r>
            <w:r>
              <w:rPr>
                <w:rFonts w:ascii="Consolas" w:hAnsi="Consolas" w:cs="Consolas"/>
                <w:color w:val="000000"/>
                <w:kern w:val="0"/>
                <w:sz w:val="16"/>
                <w:szCs w:val="16"/>
              </w:rPr>
              <w:t xml:space="preserve">, String </w:t>
            </w:r>
            <w:r>
              <w:rPr>
                <w:rFonts w:ascii="Consolas" w:hAnsi="Consolas" w:cs="Consolas"/>
                <w:color w:val="6A3E3E"/>
                <w:kern w:val="0"/>
                <w:sz w:val="16"/>
                <w:szCs w:val="16"/>
              </w:rPr>
              <w:t>userName</w:t>
            </w:r>
            <w:r>
              <w:rPr>
                <w:rFonts w:ascii="Consolas" w:hAnsi="Consolas" w:cs="Consolas"/>
                <w:color w:val="000000"/>
                <w:kern w:val="0"/>
                <w:sz w:val="16"/>
                <w:szCs w:val="16"/>
              </w:rPr>
              <w:t>) {</w:t>
            </w:r>
          </w:p>
          <w:p w14:paraId="0EE8A779" w14:textId="06E55DE4"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startClient(</w:t>
            </w:r>
            <w:r>
              <w:rPr>
                <w:rFonts w:ascii="Consolas" w:hAnsi="Consolas" w:cs="Consolas"/>
                <w:color w:val="2A00FF"/>
                <w:kern w:val="0"/>
                <w:sz w:val="16"/>
                <w:szCs w:val="16"/>
              </w:rPr>
              <w:t>"211.33.5.110"</w:t>
            </w:r>
            <w:r>
              <w:rPr>
                <w:rFonts w:ascii="Consolas" w:hAnsi="Consolas" w:cs="Consolas"/>
                <w:color w:val="000000"/>
                <w:kern w:val="0"/>
                <w:sz w:val="16"/>
                <w:szCs w:val="16"/>
              </w:rPr>
              <w:t>, 9999);</w:t>
            </w:r>
            <w:r w:rsidR="00061326">
              <w:rPr>
                <w:rFonts w:ascii="Consolas" w:hAnsi="Consolas" w:cs="Consolas"/>
                <w:color w:val="000000"/>
                <w:kern w:val="0"/>
                <w:sz w:val="16"/>
                <w:szCs w:val="16"/>
              </w:rPr>
              <w:t xml:space="preserve"> //</w:t>
            </w:r>
            <w:r w:rsidR="00061326">
              <w:rPr>
                <w:rFonts w:ascii="Consolas" w:hAnsi="Consolas" w:cs="Consolas" w:hint="eastAsia"/>
                <w:color w:val="000000"/>
                <w:kern w:val="0"/>
                <w:sz w:val="16"/>
                <w:szCs w:val="16"/>
              </w:rPr>
              <w:t>w</w:t>
            </w:r>
            <w:r w:rsidR="00061326">
              <w:rPr>
                <w:rFonts w:ascii="Consolas" w:hAnsi="Consolas" w:cs="Consolas"/>
                <w:color w:val="000000"/>
                <w:kern w:val="0"/>
                <w:sz w:val="16"/>
                <w:szCs w:val="16"/>
              </w:rPr>
              <w:t>rite Server ip and port</w:t>
            </w:r>
          </w:p>
          <w:p w14:paraId="0E6D95DE" w14:textId="77777777" w:rsidR="00CC5BEE" w:rsidRDefault="00CC5BEE" w:rsidP="00CC5BEE">
            <w:pPr>
              <w:wordWrap/>
              <w:adjustRightInd w:val="0"/>
              <w:jc w:val="left"/>
              <w:rPr>
                <w:rFonts w:ascii="Consolas" w:hAnsi="Consolas" w:cs="Consolas"/>
                <w:kern w:val="0"/>
                <w:sz w:val="16"/>
                <w:szCs w:val="16"/>
              </w:rPr>
            </w:pPr>
          </w:p>
          <w:p w14:paraId="1D1B0F0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this</w:t>
            </w:r>
            <w:r>
              <w:rPr>
                <w:rFonts w:ascii="Consolas" w:hAnsi="Consolas" w:cs="Consolas"/>
                <w:color w:val="000000"/>
                <w:kern w:val="0"/>
                <w:sz w:val="16"/>
                <w:szCs w:val="16"/>
              </w:rPr>
              <w:t>.</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6A3E3E"/>
                <w:kern w:val="0"/>
                <w:sz w:val="16"/>
                <w:szCs w:val="16"/>
              </w:rPr>
              <w:t>userName</w:t>
            </w:r>
            <w:r>
              <w:rPr>
                <w:rFonts w:ascii="Consolas" w:hAnsi="Consolas" w:cs="Consolas"/>
                <w:color w:val="000000"/>
                <w:kern w:val="0"/>
                <w:sz w:val="16"/>
                <w:szCs w:val="16"/>
              </w:rPr>
              <w:t>;</w:t>
            </w:r>
          </w:p>
          <w:p w14:paraId="321BA3C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GameWindow.</w:t>
            </w:r>
            <w:r>
              <w:rPr>
                <w:rFonts w:ascii="Consolas" w:hAnsi="Consolas" w:cs="Consolas"/>
                <w:i/>
                <w:iCs/>
                <w:color w:val="000000"/>
                <w:kern w:val="0"/>
                <w:sz w:val="16"/>
                <w:szCs w:val="16"/>
              </w:rPr>
              <w:t>setLife</w:t>
            </w:r>
            <w:r>
              <w:rPr>
                <w:rFonts w:ascii="Consolas" w:hAnsi="Consolas" w:cs="Consolas"/>
                <w:color w:val="000000"/>
                <w:kern w:val="0"/>
                <w:sz w:val="16"/>
                <w:szCs w:val="16"/>
              </w:rPr>
              <w:t>(1);</w:t>
            </w:r>
          </w:p>
          <w:p w14:paraId="69660FC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initComponents();</w:t>
            </w:r>
          </w:p>
          <w:p w14:paraId="0B776DD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setTitle(</w:t>
            </w:r>
            <w:r>
              <w:rPr>
                <w:rFonts w:ascii="Consolas" w:hAnsi="Consolas" w:cs="Consolas"/>
                <w:color w:val="2A00FF"/>
                <w:kern w:val="0"/>
                <w:sz w:val="16"/>
                <w:szCs w:val="16"/>
              </w:rPr>
              <w:t>"Multi Game"</w:t>
            </w:r>
            <w:r>
              <w:rPr>
                <w:rFonts w:ascii="Consolas" w:hAnsi="Consolas" w:cs="Consolas"/>
                <w:color w:val="000000"/>
                <w:kern w:val="0"/>
                <w:sz w:val="16"/>
                <w:szCs w:val="16"/>
              </w:rPr>
              <w:t>);</w:t>
            </w:r>
          </w:p>
          <w:p w14:paraId="7FBE1F01" w14:textId="77777777" w:rsidR="00CC5BEE" w:rsidRDefault="00CC5BEE" w:rsidP="00CC5BEE">
            <w:pPr>
              <w:wordWrap/>
              <w:adjustRightInd w:val="0"/>
              <w:jc w:val="left"/>
              <w:rPr>
                <w:rFonts w:ascii="Consolas" w:hAnsi="Consolas" w:cs="Consolas"/>
                <w:kern w:val="0"/>
                <w:sz w:val="16"/>
                <w:szCs w:val="16"/>
              </w:rPr>
            </w:pPr>
          </w:p>
          <w:p w14:paraId="3BB86F4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this</w:t>
            </w:r>
            <w:r>
              <w:rPr>
                <w:rFonts w:ascii="Consolas" w:hAnsi="Consolas" w:cs="Consolas"/>
                <w:color w:val="000000"/>
                <w:kern w:val="0"/>
                <w:sz w:val="16"/>
                <w:szCs w:val="16"/>
              </w:rPr>
              <w:t>.</w:t>
            </w:r>
            <w:r>
              <w:rPr>
                <w:rFonts w:ascii="Consolas" w:hAnsi="Consolas" w:cs="Consolas"/>
                <w:color w:val="0000C0"/>
                <w:kern w:val="0"/>
                <w:sz w:val="16"/>
                <w:szCs w:val="16"/>
              </w:rPr>
              <w:t>minefield</w:t>
            </w:r>
            <w:r>
              <w:rPr>
                <w:rFonts w:ascii="Consolas" w:hAnsi="Consolas" w:cs="Consolas"/>
                <w:color w:val="000000"/>
                <w:kern w:val="0"/>
                <w:sz w:val="16"/>
                <w:szCs w:val="16"/>
              </w:rPr>
              <w:t xml:space="preserve"> = </w:t>
            </w:r>
            <w:r>
              <w:rPr>
                <w:rFonts w:ascii="Consolas" w:hAnsi="Consolas" w:cs="Consolas"/>
                <w:color w:val="6A3E3E"/>
                <w:kern w:val="0"/>
                <w:sz w:val="16"/>
                <w:szCs w:val="16"/>
              </w:rPr>
              <w:t>minefield</w:t>
            </w:r>
            <w:r>
              <w:rPr>
                <w:rFonts w:ascii="Consolas" w:hAnsi="Consolas" w:cs="Consolas"/>
                <w:color w:val="000000"/>
                <w:kern w:val="0"/>
                <w:sz w:val="16"/>
                <w:szCs w:val="16"/>
              </w:rPr>
              <w:t>;</w:t>
            </w:r>
          </w:p>
          <w:p w14:paraId="2D91279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ButtonMinefield[</w:t>
            </w:r>
            <w:r>
              <w:rPr>
                <w:rFonts w:ascii="Consolas" w:hAnsi="Consolas" w:cs="Consolas"/>
                <w:color w:val="6A3E3E"/>
                <w:kern w:val="0"/>
                <w:sz w:val="16"/>
                <w:szCs w:val="16"/>
              </w:rPr>
              <w:t>minefield</w:t>
            </w:r>
            <w:r>
              <w:rPr>
                <w:rFonts w:ascii="Consolas" w:hAnsi="Consolas" w:cs="Consolas"/>
                <w:color w:val="000000"/>
                <w:kern w:val="0"/>
                <w:sz w:val="16"/>
                <w:szCs w:val="16"/>
              </w:rPr>
              <w:t>.getWidth()][</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34A8CC4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getContentPane().setLayout(</w:t>
            </w:r>
            <w:r>
              <w:rPr>
                <w:rFonts w:ascii="Consolas" w:hAnsi="Consolas" w:cs="Consolas"/>
                <w:b/>
                <w:bCs/>
                <w:color w:val="7F0055"/>
                <w:kern w:val="0"/>
                <w:sz w:val="16"/>
                <w:szCs w:val="16"/>
              </w:rPr>
              <w:t>new</w:t>
            </w:r>
            <w:r>
              <w:rPr>
                <w:rFonts w:ascii="Consolas" w:hAnsi="Consolas" w:cs="Consolas"/>
                <w:color w:val="000000"/>
                <w:kern w:val="0"/>
                <w:sz w:val="16"/>
                <w:szCs w:val="16"/>
              </w:rPr>
              <w:t xml:space="preserve"> GridLayout(</w:t>
            </w:r>
            <w:r>
              <w:rPr>
                <w:rFonts w:ascii="Consolas" w:hAnsi="Consolas" w:cs="Consolas"/>
                <w:color w:val="6A3E3E"/>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4AB1CCB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createButtons();</w:t>
            </w:r>
          </w:p>
          <w:p w14:paraId="22081553" w14:textId="77777777" w:rsidR="00CC5BEE" w:rsidRDefault="00CC5BEE" w:rsidP="00CC5BEE">
            <w:pPr>
              <w:wordWrap/>
              <w:adjustRightInd w:val="0"/>
              <w:jc w:val="left"/>
              <w:rPr>
                <w:rFonts w:ascii="Consolas" w:hAnsi="Consolas" w:cs="Consolas"/>
                <w:kern w:val="0"/>
                <w:sz w:val="16"/>
                <w:szCs w:val="16"/>
              </w:rPr>
            </w:pPr>
          </w:p>
          <w:p w14:paraId="2B26E08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D7F760E" w14:textId="77777777" w:rsidR="00CC5BEE" w:rsidRDefault="00CC5BEE" w:rsidP="00CC5BEE">
            <w:pPr>
              <w:wordWrap/>
              <w:adjustRightInd w:val="0"/>
              <w:jc w:val="left"/>
              <w:rPr>
                <w:rFonts w:ascii="Consolas" w:hAnsi="Consolas" w:cs="Consolas"/>
                <w:kern w:val="0"/>
                <w:sz w:val="16"/>
                <w:szCs w:val="16"/>
              </w:rPr>
            </w:pPr>
          </w:p>
          <w:p w14:paraId="6DE0AB9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646464"/>
                <w:kern w:val="0"/>
                <w:sz w:val="16"/>
                <w:szCs w:val="16"/>
              </w:rPr>
              <w:t>@Override</w:t>
            </w:r>
          </w:p>
          <w:p w14:paraId="5F24662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clickEvent() {</w:t>
            </w:r>
          </w:p>
          <w:p w14:paraId="1270926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.isGameFinished()) {</w:t>
            </w:r>
          </w:p>
          <w:p w14:paraId="03AD734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.isPlayerDefeated()) {</w:t>
            </w:r>
          </w:p>
          <w:p w14:paraId="302B456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send(</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w:t>
            </w:r>
            <w:r>
              <w:rPr>
                <w:rFonts w:ascii="Consolas" w:hAnsi="Consolas" w:cs="Consolas"/>
                <w:color w:val="000000"/>
                <w:kern w:val="0"/>
                <w:sz w:val="16"/>
                <w:szCs w:val="16"/>
              </w:rPr>
              <w:t xml:space="preserve"> + </w:t>
            </w:r>
            <w:r>
              <w:rPr>
                <w:rFonts w:ascii="Consolas" w:hAnsi="Consolas" w:cs="Consolas"/>
                <w:color w:val="2A00FF"/>
                <w:kern w:val="0"/>
                <w:sz w:val="16"/>
                <w:szCs w:val="16"/>
              </w:rPr>
              <w:t>"broke"</w:t>
            </w:r>
            <w:r>
              <w:rPr>
                <w:rFonts w:ascii="Consolas" w:hAnsi="Consolas" w:cs="Consolas"/>
                <w:color w:val="000000"/>
                <w:kern w:val="0"/>
                <w:sz w:val="16"/>
                <w:szCs w:val="16"/>
              </w:rPr>
              <w:t>);</w:t>
            </w:r>
          </w:p>
          <w:p w14:paraId="0713450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094B327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send(</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w:t>
            </w:r>
            <w:r>
              <w:rPr>
                <w:rFonts w:ascii="Consolas" w:hAnsi="Consolas" w:cs="Consolas"/>
                <w:color w:val="000000"/>
                <w:kern w:val="0"/>
                <w:sz w:val="16"/>
                <w:szCs w:val="16"/>
              </w:rPr>
              <w:t xml:space="preserve"> + </w:t>
            </w:r>
            <w:r>
              <w:rPr>
                <w:rFonts w:ascii="Consolas" w:hAnsi="Consolas" w:cs="Consolas"/>
                <w:color w:val="2A00FF"/>
                <w:kern w:val="0"/>
                <w:sz w:val="16"/>
                <w:szCs w:val="16"/>
              </w:rPr>
              <w:t>"finish"</w:t>
            </w:r>
            <w:r>
              <w:rPr>
                <w:rFonts w:ascii="Consolas" w:hAnsi="Consolas" w:cs="Consolas"/>
                <w:color w:val="000000"/>
                <w:kern w:val="0"/>
                <w:sz w:val="16"/>
                <w:szCs w:val="16"/>
              </w:rPr>
              <w:t>);</w:t>
            </w:r>
          </w:p>
          <w:p w14:paraId="004C4BA6" w14:textId="19DE8DFC"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p>
          <w:p w14:paraId="09FECDF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0F311C9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A234947" w14:textId="77777777" w:rsidR="00CC5BEE" w:rsidRDefault="00CC5BEE" w:rsidP="00CC5BEE">
            <w:pPr>
              <w:wordWrap/>
              <w:adjustRightInd w:val="0"/>
              <w:jc w:val="left"/>
              <w:rPr>
                <w:rFonts w:ascii="Consolas" w:hAnsi="Consolas" w:cs="Consolas"/>
                <w:kern w:val="0"/>
                <w:sz w:val="16"/>
                <w:szCs w:val="16"/>
              </w:rPr>
            </w:pPr>
          </w:p>
          <w:p w14:paraId="66BF17B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3F7F5F"/>
                <w:kern w:val="0"/>
                <w:sz w:val="16"/>
                <w:szCs w:val="16"/>
              </w:rPr>
              <w:t>//</w:t>
            </w:r>
          </w:p>
          <w:p w14:paraId="4BFDFE2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startClient(String </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 {</w:t>
            </w:r>
          </w:p>
          <w:p w14:paraId="6A0C183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Thread </w:t>
            </w:r>
            <w:r>
              <w:rPr>
                <w:rFonts w:ascii="Consolas" w:hAnsi="Consolas" w:cs="Consolas"/>
                <w:color w:val="6A3E3E"/>
                <w:kern w:val="0"/>
                <w:sz w:val="16"/>
                <w:szCs w:val="16"/>
              </w:rPr>
              <w:t>thread</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Thread() {</w:t>
            </w:r>
          </w:p>
          <w:p w14:paraId="6D0A3EC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run() {</w:t>
            </w:r>
          </w:p>
          <w:p w14:paraId="3D179D6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4DFF5AE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socket</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Socket(</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w:t>
            </w:r>
          </w:p>
          <w:p w14:paraId="584F36D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receive();</w:t>
            </w:r>
          </w:p>
          <w:p w14:paraId="71F8D28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71B0F30F"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socket</w:t>
            </w:r>
            <w:r>
              <w:rPr>
                <w:rFonts w:ascii="Consolas" w:hAnsi="Consolas" w:cs="Consolas"/>
                <w:color w:val="000000"/>
                <w:kern w:val="0"/>
                <w:sz w:val="16"/>
                <w:szCs w:val="16"/>
              </w:rPr>
              <w:t>.isClosed()) {</w:t>
            </w:r>
          </w:p>
          <w:p w14:paraId="2C696FE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stopClient();</w:t>
            </w:r>
          </w:p>
          <w:p w14:paraId="63F5ADB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"server access fail"</w:t>
            </w:r>
            <w:r>
              <w:rPr>
                <w:rFonts w:ascii="Consolas" w:hAnsi="Consolas" w:cs="Consolas"/>
                <w:color w:val="000000"/>
                <w:kern w:val="0"/>
                <w:sz w:val="16"/>
                <w:szCs w:val="16"/>
              </w:rPr>
              <w:t xml:space="preserve">); </w:t>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p>
          <w:p w14:paraId="6316B21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Platform.</w:t>
            </w:r>
            <w:r>
              <w:rPr>
                <w:rFonts w:ascii="Consolas" w:hAnsi="Consolas" w:cs="Consolas"/>
                <w:i/>
                <w:iCs/>
                <w:color w:val="000000"/>
                <w:kern w:val="0"/>
                <w:sz w:val="16"/>
                <w:szCs w:val="16"/>
              </w:rPr>
              <w:t>exit</w:t>
            </w:r>
            <w:r>
              <w:rPr>
                <w:rFonts w:ascii="Consolas" w:hAnsi="Consolas" w:cs="Consolas"/>
                <w:color w:val="000000"/>
                <w:kern w:val="0"/>
                <w:sz w:val="16"/>
                <w:szCs w:val="16"/>
              </w:rPr>
              <w:t>();</w:t>
            </w:r>
          </w:p>
          <w:p w14:paraId="78BB811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4C54FE1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73A3A56B" w14:textId="77777777" w:rsidR="00CC5BEE" w:rsidRDefault="00CC5BEE" w:rsidP="00CC5BEE">
            <w:pPr>
              <w:wordWrap/>
              <w:adjustRightInd w:val="0"/>
              <w:jc w:val="left"/>
              <w:rPr>
                <w:rFonts w:ascii="Consolas" w:hAnsi="Consolas" w:cs="Consolas"/>
                <w:kern w:val="0"/>
                <w:sz w:val="16"/>
                <w:szCs w:val="16"/>
              </w:rPr>
            </w:pPr>
          </w:p>
          <w:p w14:paraId="680DF28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7A1D29C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4BD8E59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thread</w:t>
            </w:r>
            <w:r>
              <w:rPr>
                <w:rFonts w:ascii="Consolas" w:hAnsi="Consolas" w:cs="Consolas"/>
                <w:color w:val="000000"/>
                <w:kern w:val="0"/>
                <w:sz w:val="16"/>
                <w:szCs w:val="16"/>
              </w:rPr>
              <w:t>.start();</w:t>
            </w:r>
          </w:p>
          <w:p w14:paraId="1B528991" w14:textId="47D18D6E"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48743AB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stopClient() {</w:t>
            </w:r>
          </w:p>
          <w:p w14:paraId="2DFD83C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71B5487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socket</w:t>
            </w:r>
            <w:r>
              <w:rPr>
                <w:rFonts w:ascii="Consolas" w:hAnsi="Consolas" w:cs="Consolas"/>
                <w:color w:val="000000"/>
                <w:kern w:val="0"/>
                <w:sz w:val="16"/>
                <w:szCs w:val="16"/>
              </w:rPr>
              <w:t xml:space="preserve"> != </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&amp;&amp; !</w:t>
            </w:r>
            <w:r>
              <w:rPr>
                <w:rFonts w:ascii="Consolas" w:hAnsi="Consolas" w:cs="Consolas"/>
                <w:color w:val="0000C0"/>
                <w:kern w:val="0"/>
                <w:sz w:val="16"/>
                <w:szCs w:val="16"/>
              </w:rPr>
              <w:t>socket</w:t>
            </w:r>
            <w:r>
              <w:rPr>
                <w:rFonts w:ascii="Consolas" w:hAnsi="Consolas" w:cs="Consolas"/>
                <w:color w:val="000000"/>
                <w:kern w:val="0"/>
                <w:sz w:val="16"/>
                <w:szCs w:val="16"/>
              </w:rPr>
              <w:t>.isClosed()) {</w:t>
            </w:r>
          </w:p>
          <w:p w14:paraId="52A957D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socket</w:t>
            </w:r>
            <w:r>
              <w:rPr>
                <w:rFonts w:ascii="Consolas" w:hAnsi="Consolas" w:cs="Consolas"/>
                <w:color w:val="000000"/>
                <w:kern w:val="0"/>
                <w:sz w:val="16"/>
                <w:szCs w:val="16"/>
              </w:rPr>
              <w:t>.close();</w:t>
            </w:r>
          </w:p>
          <w:p w14:paraId="459BBAE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025D398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4D74F08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"exception msg"</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w:t>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p>
          <w:p w14:paraId="1A3CF20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2F1E6FE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2FBDD3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receive() {</w:t>
            </w:r>
          </w:p>
          <w:p w14:paraId="2361F54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dialog</w:t>
            </w:r>
            <w:r>
              <w:rPr>
                <w:rFonts w:ascii="Consolas" w:hAnsi="Consolas" w:cs="Consolas"/>
                <w:color w:val="000000"/>
                <w:kern w:val="0"/>
                <w:sz w:val="16"/>
                <w:szCs w:val="16"/>
              </w:rPr>
              <w:t xml:space="preserve"> = </w:t>
            </w:r>
            <w:r>
              <w:rPr>
                <w:rFonts w:ascii="Consolas" w:hAnsi="Consolas" w:cs="Consolas"/>
                <w:color w:val="2A00FF"/>
                <w:kern w:val="0"/>
                <w:sz w:val="16"/>
                <w:szCs w:val="16"/>
              </w:rPr>
              <w:t>"Result!"</w:t>
            </w:r>
            <w:r>
              <w:rPr>
                <w:rFonts w:ascii="Consolas" w:hAnsi="Consolas" w:cs="Consolas"/>
                <w:color w:val="000000"/>
                <w:kern w:val="0"/>
                <w:sz w:val="16"/>
                <w:szCs w:val="16"/>
              </w:rPr>
              <w:t>;</w:t>
            </w:r>
          </w:p>
          <w:p w14:paraId="000C438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while</w:t>
            </w:r>
            <w:r>
              <w:rPr>
                <w:rFonts w:ascii="Consolas" w:hAnsi="Consolas" w:cs="Consolas"/>
                <w:color w:val="000000"/>
                <w:kern w:val="0"/>
                <w:sz w:val="16"/>
                <w:szCs w:val="16"/>
              </w:rPr>
              <w:t xml:space="preserve"> (</w:t>
            </w:r>
            <w:r>
              <w:rPr>
                <w:rFonts w:ascii="Consolas" w:hAnsi="Consolas" w:cs="Consolas"/>
                <w:b/>
                <w:bCs/>
                <w:color w:val="7F0055"/>
                <w:kern w:val="0"/>
                <w:sz w:val="16"/>
                <w:szCs w:val="16"/>
              </w:rPr>
              <w:t>true</w:t>
            </w:r>
            <w:r>
              <w:rPr>
                <w:rFonts w:ascii="Consolas" w:hAnsi="Consolas" w:cs="Consolas"/>
                <w:color w:val="000000"/>
                <w:kern w:val="0"/>
                <w:sz w:val="16"/>
                <w:szCs w:val="16"/>
              </w:rPr>
              <w:t>) {</w:t>
            </w:r>
          </w:p>
          <w:p w14:paraId="71880AA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0B0D9CB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InputStream </w:t>
            </w:r>
            <w:r>
              <w:rPr>
                <w:rFonts w:ascii="Consolas" w:hAnsi="Consolas" w:cs="Consolas"/>
                <w:color w:val="6A3E3E"/>
                <w:kern w:val="0"/>
                <w:sz w:val="16"/>
                <w:szCs w:val="16"/>
              </w:rPr>
              <w:t>in</w:t>
            </w:r>
            <w:r>
              <w:rPr>
                <w:rFonts w:ascii="Consolas" w:hAnsi="Consolas" w:cs="Consolas"/>
                <w:color w:val="000000"/>
                <w:kern w:val="0"/>
                <w:sz w:val="16"/>
                <w:szCs w:val="16"/>
              </w:rPr>
              <w:t xml:space="preserve"> = </w:t>
            </w:r>
            <w:r>
              <w:rPr>
                <w:rFonts w:ascii="Consolas" w:hAnsi="Consolas" w:cs="Consolas"/>
                <w:color w:val="0000C0"/>
                <w:kern w:val="0"/>
                <w:sz w:val="16"/>
                <w:szCs w:val="16"/>
              </w:rPr>
              <w:t>socket</w:t>
            </w:r>
            <w:r>
              <w:rPr>
                <w:rFonts w:ascii="Consolas" w:hAnsi="Consolas" w:cs="Consolas"/>
                <w:color w:val="000000"/>
                <w:kern w:val="0"/>
                <w:sz w:val="16"/>
                <w:szCs w:val="16"/>
              </w:rPr>
              <w:t>.getInputStream();</w:t>
            </w:r>
          </w:p>
          <w:p w14:paraId="2442A75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byte</w:t>
            </w:r>
            <w:r>
              <w:rPr>
                <w:rFonts w:ascii="Consolas" w:hAnsi="Consolas" w:cs="Consolas"/>
                <w:color w:val="000000"/>
                <w:kern w:val="0"/>
                <w:sz w:val="16"/>
                <w:szCs w:val="16"/>
              </w:rPr>
              <w:t xml:space="preserve">[] </w:t>
            </w:r>
            <w:r>
              <w:rPr>
                <w:rFonts w:ascii="Consolas" w:hAnsi="Consolas" w:cs="Consolas"/>
                <w:color w:val="6A3E3E"/>
                <w:kern w:val="0"/>
                <w:sz w:val="16"/>
                <w:szCs w:val="16"/>
              </w:rPr>
              <w:t>buffer</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w:t>
            </w:r>
            <w:r>
              <w:rPr>
                <w:rFonts w:ascii="Consolas" w:hAnsi="Consolas" w:cs="Consolas"/>
                <w:b/>
                <w:bCs/>
                <w:color w:val="7F0055"/>
                <w:kern w:val="0"/>
                <w:sz w:val="16"/>
                <w:szCs w:val="16"/>
              </w:rPr>
              <w:t>byte</w:t>
            </w:r>
            <w:r>
              <w:rPr>
                <w:rFonts w:ascii="Consolas" w:hAnsi="Consolas" w:cs="Consolas"/>
                <w:color w:val="000000"/>
                <w:kern w:val="0"/>
                <w:sz w:val="16"/>
                <w:szCs w:val="16"/>
              </w:rPr>
              <w:t>[512];</w:t>
            </w:r>
          </w:p>
          <w:p w14:paraId="2C1ACD0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length</w:t>
            </w:r>
            <w:r>
              <w:rPr>
                <w:rFonts w:ascii="Consolas" w:hAnsi="Consolas" w:cs="Consolas"/>
                <w:color w:val="000000"/>
                <w:kern w:val="0"/>
                <w:sz w:val="16"/>
                <w:szCs w:val="16"/>
              </w:rPr>
              <w:t xml:space="preserve"> = </w:t>
            </w:r>
            <w:r>
              <w:rPr>
                <w:rFonts w:ascii="Consolas" w:hAnsi="Consolas" w:cs="Consolas"/>
                <w:color w:val="6A3E3E"/>
                <w:kern w:val="0"/>
                <w:sz w:val="16"/>
                <w:szCs w:val="16"/>
              </w:rPr>
              <w:t>in</w:t>
            </w:r>
            <w:r>
              <w:rPr>
                <w:rFonts w:ascii="Consolas" w:hAnsi="Consolas" w:cs="Consolas"/>
                <w:color w:val="000000"/>
                <w:kern w:val="0"/>
                <w:sz w:val="16"/>
                <w:szCs w:val="16"/>
              </w:rPr>
              <w:t>.read(</w:t>
            </w:r>
            <w:r>
              <w:rPr>
                <w:rFonts w:ascii="Consolas" w:hAnsi="Consolas" w:cs="Consolas"/>
                <w:color w:val="6A3E3E"/>
                <w:kern w:val="0"/>
                <w:sz w:val="16"/>
                <w:szCs w:val="16"/>
              </w:rPr>
              <w:t>buffer</w:t>
            </w:r>
            <w:r>
              <w:rPr>
                <w:rFonts w:ascii="Consolas" w:hAnsi="Consolas" w:cs="Consolas"/>
                <w:color w:val="000000"/>
                <w:kern w:val="0"/>
                <w:sz w:val="16"/>
                <w:szCs w:val="16"/>
              </w:rPr>
              <w:t>);</w:t>
            </w:r>
          </w:p>
          <w:p w14:paraId="1B37B11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6A3E3E"/>
                <w:kern w:val="0"/>
                <w:sz w:val="16"/>
                <w:szCs w:val="16"/>
              </w:rPr>
              <w:t>length</w:t>
            </w:r>
            <w:r>
              <w:rPr>
                <w:rFonts w:ascii="Consolas" w:hAnsi="Consolas" w:cs="Consolas"/>
                <w:color w:val="000000"/>
                <w:kern w:val="0"/>
                <w:sz w:val="16"/>
                <w:szCs w:val="16"/>
              </w:rPr>
              <w:t xml:space="preserve"> == -1)</w:t>
            </w:r>
          </w:p>
          <w:p w14:paraId="4291F11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throw</w:t>
            </w:r>
            <w:r>
              <w:rPr>
                <w:rFonts w:ascii="Consolas" w:hAnsi="Consolas" w:cs="Consolas"/>
                <w:color w:val="000000"/>
                <w:kern w:val="0"/>
                <w:sz w:val="16"/>
                <w:szCs w:val="16"/>
              </w:rPr>
              <w:t xml:space="preserve">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IOException();</w:t>
            </w:r>
          </w:p>
          <w:p w14:paraId="73DAAD2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message</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String(</w:t>
            </w:r>
            <w:r>
              <w:rPr>
                <w:rFonts w:ascii="Consolas" w:hAnsi="Consolas" w:cs="Consolas"/>
                <w:color w:val="6A3E3E"/>
                <w:kern w:val="0"/>
                <w:sz w:val="16"/>
                <w:szCs w:val="16"/>
              </w:rPr>
              <w:t>buffer</w:t>
            </w:r>
            <w:r>
              <w:rPr>
                <w:rFonts w:ascii="Consolas" w:hAnsi="Consolas" w:cs="Consolas"/>
                <w:color w:val="000000"/>
                <w:kern w:val="0"/>
                <w:sz w:val="16"/>
                <w:szCs w:val="16"/>
              </w:rPr>
              <w:t xml:space="preserve">, 0, </w:t>
            </w:r>
            <w:r>
              <w:rPr>
                <w:rFonts w:ascii="Consolas" w:hAnsi="Consolas" w:cs="Consolas"/>
                <w:color w:val="6A3E3E"/>
                <w:kern w:val="0"/>
                <w:sz w:val="16"/>
                <w:szCs w:val="16"/>
              </w:rPr>
              <w:t>length</w:t>
            </w:r>
            <w:r>
              <w:rPr>
                <w:rFonts w:ascii="Consolas" w:hAnsi="Consolas" w:cs="Consolas"/>
                <w:color w:val="000000"/>
                <w:kern w:val="0"/>
                <w:sz w:val="16"/>
                <w:szCs w:val="16"/>
              </w:rPr>
              <w:t xml:space="preserve">, </w:t>
            </w:r>
            <w:r>
              <w:rPr>
                <w:rFonts w:ascii="Consolas" w:hAnsi="Consolas" w:cs="Consolas"/>
                <w:color w:val="2A00FF"/>
                <w:kern w:val="0"/>
                <w:sz w:val="16"/>
                <w:szCs w:val="16"/>
              </w:rPr>
              <w:t>"UTF-8"</w:t>
            </w:r>
            <w:r>
              <w:rPr>
                <w:rFonts w:ascii="Consolas" w:hAnsi="Consolas" w:cs="Consolas"/>
                <w:color w:val="000000"/>
                <w:kern w:val="0"/>
                <w:sz w:val="16"/>
                <w:szCs w:val="16"/>
              </w:rPr>
              <w:t>);</w:t>
            </w:r>
          </w:p>
          <w:p w14:paraId="2730F0E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strarr</w:t>
            </w:r>
            <w:r>
              <w:rPr>
                <w:rFonts w:ascii="Consolas" w:hAnsi="Consolas" w:cs="Consolas"/>
                <w:color w:val="000000"/>
                <w:kern w:val="0"/>
                <w:sz w:val="16"/>
                <w:szCs w:val="16"/>
              </w:rPr>
              <w:t xml:space="preserve"> = </w:t>
            </w:r>
            <w:r>
              <w:rPr>
                <w:rFonts w:ascii="Consolas" w:hAnsi="Consolas" w:cs="Consolas"/>
                <w:color w:val="6A3E3E"/>
                <w:kern w:val="0"/>
                <w:sz w:val="16"/>
                <w:szCs w:val="16"/>
              </w:rPr>
              <w:t>message</w:t>
            </w:r>
            <w:r>
              <w:rPr>
                <w:rFonts w:ascii="Consolas" w:hAnsi="Consolas" w:cs="Consolas"/>
                <w:color w:val="000000"/>
                <w:kern w:val="0"/>
                <w:sz w:val="16"/>
                <w:szCs w:val="16"/>
              </w:rPr>
              <w:t>.split(</w:t>
            </w:r>
            <w:r>
              <w:rPr>
                <w:rFonts w:ascii="Consolas" w:hAnsi="Consolas" w:cs="Consolas"/>
                <w:color w:val="2A00FF"/>
                <w:kern w:val="0"/>
                <w:sz w:val="16"/>
                <w:szCs w:val="16"/>
              </w:rPr>
              <w:t>" "</w:t>
            </w:r>
            <w:r>
              <w:rPr>
                <w:rFonts w:ascii="Consolas" w:hAnsi="Consolas" w:cs="Consolas"/>
                <w:color w:val="000000"/>
                <w:kern w:val="0"/>
                <w:sz w:val="16"/>
                <w:szCs w:val="16"/>
              </w:rPr>
              <w:t>);</w:t>
            </w:r>
          </w:p>
          <w:p w14:paraId="1B95C79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6A3E3E"/>
                <w:kern w:val="0"/>
                <w:sz w:val="16"/>
                <w:szCs w:val="16"/>
              </w:rPr>
              <w:t>strarr</w:t>
            </w:r>
            <w:r>
              <w:rPr>
                <w:rFonts w:ascii="Consolas" w:hAnsi="Consolas" w:cs="Consolas"/>
                <w:color w:val="000000"/>
                <w:kern w:val="0"/>
                <w:sz w:val="16"/>
                <w:szCs w:val="16"/>
              </w:rPr>
              <w:t>[0].equals(</w:t>
            </w:r>
            <w:r>
              <w:rPr>
                <w:rFonts w:ascii="Consolas" w:hAnsi="Consolas" w:cs="Consolas"/>
                <w:color w:val="0000C0"/>
                <w:kern w:val="0"/>
                <w:sz w:val="16"/>
                <w:szCs w:val="16"/>
              </w:rPr>
              <w:t>userName</w:t>
            </w:r>
            <w:r>
              <w:rPr>
                <w:rFonts w:ascii="Consolas" w:hAnsi="Consolas" w:cs="Consolas"/>
                <w:color w:val="000000"/>
                <w:kern w:val="0"/>
                <w:sz w:val="16"/>
                <w:szCs w:val="16"/>
              </w:rPr>
              <w:t>)) {</w:t>
            </w:r>
          </w:p>
          <w:p w14:paraId="5C16121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6A3E3E"/>
                <w:kern w:val="0"/>
                <w:sz w:val="16"/>
                <w:szCs w:val="16"/>
              </w:rPr>
              <w:t>strarr</w:t>
            </w:r>
            <w:r>
              <w:rPr>
                <w:rFonts w:ascii="Consolas" w:hAnsi="Consolas" w:cs="Consolas"/>
                <w:color w:val="000000"/>
                <w:kern w:val="0"/>
                <w:sz w:val="16"/>
                <w:szCs w:val="16"/>
              </w:rPr>
              <w:t>[1].equals(</w:t>
            </w:r>
            <w:r>
              <w:rPr>
                <w:rFonts w:ascii="Consolas" w:hAnsi="Consolas" w:cs="Consolas"/>
                <w:color w:val="2A00FF"/>
                <w:kern w:val="0"/>
                <w:sz w:val="16"/>
                <w:szCs w:val="16"/>
              </w:rPr>
              <w:t>"finish"</w:t>
            </w:r>
            <w:r>
              <w:rPr>
                <w:rFonts w:ascii="Consolas" w:hAnsi="Consolas" w:cs="Consolas"/>
                <w:color w:val="000000"/>
                <w:kern w:val="0"/>
                <w:sz w:val="16"/>
                <w:szCs w:val="16"/>
              </w:rPr>
              <w:t>)) {</w:t>
            </w:r>
          </w:p>
          <w:p w14:paraId="55C0E55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win"</w:t>
            </w:r>
            <w:r>
              <w:rPr>
                <w:rFonts w:ascii="Consolas" w:hAnsi="Consolas" w:cs="Consolas"/>
                <w:color w:val="000000"/>
                <w:kern w:val="0"/>
                <w:sz w:val="16"/>
                <w:szCs w:val="16"/>
              </w:rPr>
              <w:t xml:space="preserve">, </w:t>
            </w:r>
            <w:r>
              <w:rPr>
                <w:rFonts w:ascii="Consolas" w:hAnsi="Consolas" w:cs="Consolas"/>
                <w:color w:val="6A3E3E"/>
                <w:kern w:val="0"/>
                <w:sz w:val="16"/>
                <w:szCs w:val="16"/>
              </w:rPr>
              <w:t>dialog</w:t>
            </w:r>
            <w:r>
              <w:rPr>
                <w:rFonts w:ascii="Consolas" w:hAnsi="Consolas" w:cs="Consolas"/>
                <w:color w:val="000000"/>
                <w:kern w:val="0"/>
                <w:sz w:val="16"/>
                <w:szCs w:val="16"/>
              </w:rPr>
              <w:t>,</w:t>
            </w:r>
          </w:p>
          <w:p w14:paraId="642AB3B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553D320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27B5C38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lose"</w:t>
            </w:r>
            <w:r>
              <w:rPr>
                <w:rFonts w:ascii="Consolas" w:hAnsi="Consolas" w:cs="Consolas"/>
                <w:color w:val="000000"/>
                <w:kern w:val="0"/>
                <w:sz w:val="16"/>
                <w:szCs w:val="16"/>
              </w:rPr>
              <w:t xml:space="preserve">, </w:t>
            </w:r>
            <w:r>
              <w:rPr>
                <w:rFonts w:ascii="Consolas" w:hAnsi="Consolas" w:cs="Consolas"/>
                <w:color w:val="6A3E3E"/>
                <w:kern w:val="0"/>
                <w:sz w:val="16"/>
                <w:szCs w:val="16"/>
              </w:rPr>
              <w:t>dialog</w:t>
            </w:r>
            <w:r>
              <w:rPr>
                <w:rFonts w:ascii="Consolas" w:hAnsi="Consolas" w:cs="Consolas"/>
                <w:color w:val="000000"/>
                <w:kern w:val="0"/>
                <w:sz w:val="16"/>
                <w:szCs w:val="16"/>
              </w:rPr>
              <w:t>,</w:t>
            </w:r>
          </w:p>
          <w:p w14:paraId="031B3C0F"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46DBC465"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780A325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3A39B6F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6A3E3E"/>
                <w:kern w:val="0"/>
                <w:sz w:val="16"/>
                <w:szCs w:val="16"/>
              </w:rPr>
              <w:t>strarr</w:t>
            </w:r>
            <w:r>
              <w:rPr>
                <w:rFonts w:ascii="Consolas" w:hAnsi="Consolas" w:cs="Consolas"/>
                <w:color w:val="000000"/>
                <w:kern w:val="0"/>
                <w:sz w:val="16"/>
                <w:szCs w:val="16"/>
              </w:rPr>
              <w:t>[1].equals(</w:t>
            </w:r>
            <w:r>
              <w:rPr>
                <w:rFonts w:ascii="Consolas" w:hAnsi="Consolas" w:cs="Consolas"/>
                <w:color w:val="2A00FF"/>
                <w:kern w:val="0"/>
                <w:sz w:val="16"/>
                <w:szCs w:val="16"/>
              </w:rPr>
              <w:t>"finish"</w:t>
            </w:r>
            <w:r>
              <w:rPr>
                <w:rFonts w:ascii="Consolas" w:hAnsi="Consolas" w:cs="Consolas"/>
                <w:color w:val="000000"/>
                <w:kern w:val="0"/>
                <w:sz w:val="16"/>
                <w:szCs w:val="16"/>
              </w:rPr>
              <w:t>)) {</w:t>
            </w:r>
          </w:p>
          <w:p w14:paraId="532D756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lose"</w:t>
            </w:r>
            <w:r>
              <w:rPr>
                <w:rFonts w:ascii="Consolas" w:hAnsi="Consolas" w:cs="Consolas"/>
                <w:color w:val="000000"/>
                <w:kern w:val="0"/>
                <w:sz w:val="16"/>
                <w:szCs w:val="16"/>
              </w:rPr>
              <w:t xml:space="preserve">, </w:t>
            </w:r>
            <w:r>
              <w:rPr>
                <w:rFonts w:ascii="Consolas" w:hAnsi="Consolas" w:cs="Consolas"/>
                <w:color w:val="6A3E3E"/>
                <w:kern w:val="0"/>
                <w:sz w:val="16"/>
                <w:szCs w:val="16"/>
              </w:rPr>
              <w:t>dialog</w:t>
            </w:r>
            <w:r>
              <w:rPr>
                <w:rFonts w:ascii="Consolas" w:hAnsi="Consolas" w:cs="Consolas"/>
                <w:color w:val="000000"/>
                <w:kern w:val="0"/>
                <w:sz w:val="16"/>
                <w:szCs w:val="16"/>
              </w:rPr>
              <w:t>,</w:t>
            </w:r>
          </w:p>
          <w:p w14:paraId="11FDCF6E"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510B6EB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3EA39F2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0000C0"/>
                <w:kern w:val="0"/>
                <w:sz w:val="16"/>
                <w:szCs w:val="16"/>
              </w:rPr>
              <w:t>userName</w:t>
            </w:r>
            <w:r>
              <w:rPr>
                <w:rFonts w:ascii="Consolas" w:hAnsi="Consolas" w:cs="Consolas"/>
                <w:color w:val="000000"/>
                <w:kern w:val="0"/>
                <w:sz w:val="16"/>
                <w:szCs w:val="16"/>
              </w:rPr>
              <w:t xml:space="preserve"> + </w:t>
            </w:r>
            <w:r>
              <w:rPr>
                <w:rFonts w:ascii="Consolas" w:hAnsi="Consolas" w:cs="Consolas"/>
                <w:color w:val="2A00FF"/>
                <w:kern w:val="0"/>
                <w:sz w:val="16"/>
                <w:szCs w:val="16"/>
              </w:rPr>
              <w:t>" win"</w:t>
            </w:r>
            <w:r>
              <w:rPr>
                <w:rFonts w:ascii="Consolas" w:hAnsi="Consolas" w:cs="Consolas"/>
                <w:color w:val="000000"/>
                <w:kern w:val="0"/>
                <w:sz w:val="16"/>
                <w:szCs w:val="16"/>
              </w:rPr>
              <w:t xml:space="preserve">, </w:t>
            </w:r>
            <w:r>
              <w:rPr>
                <w:rFonts w:ascii="Consolas" w:hAnsi="Consolas" w:cs="Consolas"/>
                <w:color w:val="6A3E3E"/>
                <w:kern w:val="0"/>
                <w:sz w:val="16"/>
                <w:szCs w:val="16"/>
              </w:rPr>
              <w:t>dialog</w:t>
            </w:r>
            <w:r>
              <w:rPr>
                <w:rFonts w:ascii="Consolas" w:hAnsi="Consolas" w:cs="Consolas"/>
                <w:color w:val="000000"/>
                <w:kern w:val="0"/>
                <w:sz w:val="16"/>
                <w:szCs w:val="16"/>
              </w:rPr>
              <w:t>,</w:t>
            </w:r>
          </w:p>
          <w:p w14:paraId="261D5CE2"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4F81090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2444B4A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7AD3335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setVisible(</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1365BE84"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stopClient();</w:t>
            </w:r>
          </w:p>
          <w:p w14:paraId="414A980F"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65B84393"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stopClient();</w:t>
            </w:r>
          </w:p>
          <w:p w14:paraId="69054D38"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break</w:t>
            </w:r>
            <w:r>
              <w:rPr>
                <w:rFonts w:ascii="Consolas" w:hAnsi="Consolas" w:cs="Consolas"/>
                <w:color w:val="000000"/>
                <w:kern w:val="0"/>
                <w:sz w:val="16"/>
                <w:szCs w:val="16"/>
              </w:rPr>
              <w:t>;</w:t>
            </w:r>
          </w:p>
          <w:p w14:paraId="0B704FF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EB94CF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55C97D9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9F0118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send(String </w:t>
            </w:r>
            <w:r>
              <w:rPr>
                <w:rFonts w:ascii="Consolas" w:hAnsi="Consolas" w:cs="Consolas"/>
                <w:color w:val="6A3E3E"/>
                <w:kern w:val="0"/>
                <w:sz w:val="16"/>
                <w:szCs w:val="16"/>
              </w:rPr>
              <w:t>message</w:t>
            </w:r>
            <w:r>
              <w:rPr>
                <w:rFonts w:ascii="Consolas" w:hAnsi="Consolas" w:cs="Consolas"/>
                <w:color w:val="000000"/>
                <w:kern w:val="0"/>
                <w:sz w:val="16"/>
                <w:szCs w:val="16"/>
              </w:rPr>
              <w:t>) {</w:t>
            </w:r>
          </w:p>
          <w:p w14:paraId="39DE0EF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Thread </w:t>
            </w:r>
            <w:r>
              <w:rPr>
                <w:rFonts w:ascii="Consolas" w:hAnsi="Consolas" w:cs="Consolas"/>
                <w:color w:val="6A3E3E"/>
                <w:kern w:val="0"/>
                <w:sz w:val="16"/>
                <w:szCs w:val="16"/>
              </w:rPr>
              <w:t>thread</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Thread() {</w:t>
            </w:r>
          </w:p>
          <w:p w14:paraId="16F0CAD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run() {</w:t>
            </w:r>
          </w:p>
          <w:p w14:paraId="2EA1401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7B238FF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OutputStream </w:t>
            </w:r>
            <w:r>
              <w:rPr>
                <w:rFonts w:ascii="Consolas" w:hAnsi="Consolas" w:cs="Consolas"/>
                <w:color w:val="6A3E3E"/>
                <w:kern w:val="0"/>
                <w:sz w:val="16"/>
                <w:szCs w:val="16"/>
              </w:rPr>
              <w:t>out</w:t>
            </w:r>
            <w:r>
              <w:rPr>
                <w:rFonts w:ascii="Consolas" w:hAnsi="Consolas" w:cs="Consolas"/>
                <w:color w:val="000000"/>
                <w:kern w:val="0"/>
                <w:sz w:val="16"/>
                <w:szCs w:val="16"/>
              </w:rPr>
              <w:t xml:space="preserve"> = </w:t>
            </w:r>
            <w:r>
              <w:rPr>
                <w:rFonts w:ascii="Consolas" w:hAnsi="Consolas" w:cs="Consolas"/>
                <w:color w:val="0000C0"/>
                <w:kern w:val="0"/>
                <w:sz w:val="16"/>
                <w:szCs w:val="16"/>
              </w:rPr>
              <w:t>socket</w:t>
            </w:r>
            <w:r>
              <w:rPr>
                <w:rFonts w:ascii="Consolas" w:hAnsi="Consolas" w:cs="Consolas"/>
                <w:color w:val="000000"/>
                <w:kern w:val="0"/>
                <w:sz w:val="16"/>
                <w:szCs w:val="16"/>
              </w:rPr>
              <w:t>.getOutputStream();</w:t>
            </w:r>
          </w:p>
          <w:p w14:paraId="1E579F26"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byte</w:t>
            </w:r>
            <w:r>
              <w:rPr>
                <w:rFonts w:ascii="Consolas" w:hAnsi="Consolas" w:cs="Consolas"/>
                <w:color w:val="000000"/>
                <w:kern w:val="0"/>
                <w:sz w:val="16"/>
                <w:szCs w:val="16"/>
              </w:rPr>
              <w:t xml:space="preserve">[] </w:t>
            </w:r>
            <w:r>
              <w:rPr>
                <w:rFonts w:ascii="Consolas" w:hAnsi="Consolas" w:cs="Consolas"/>
                <w:color w:val="6A3E3E"/>
                <w:kern w:val="0"/>
                <w:sz w:val="16"/>
                <w:szCs w:val="16"/>
              </w:rPr>
              <w:t>buffer</w:t>
            </w:r>
            <w:r>
              <w:rPr>
                <w:rFonts w:ascii="Consolas" w:hAnsi="Consolas" w:cs="Consolas"/>
                <w:color w:val="000000"/>
                <w:kern w:val="0"/>
                <w:sz w:val="16"/>
                <w:szCs w:val="16"/>
              </w:rPr>
              <w:t xml:space="preserve"> = </w:t>
            </w:r>
            <w:r>
              <w:rPr>
                <w:rFonts w:ascii="Consolas" w:hAnsi="Consolas" w:cs="Consolas"/>
                <w:color w:val="6A3E3E"/>
                <w:kern w:val="0"/>
                <w:sz w:val="16"/>
                <w:szCs w:val="16"/>
              </w:rPr>
              <w:t>message</w:t>
            </w:r>
            <w:r>
              <w:rPr>
                <w:rFonts w:ascii="Consolas" w:hAnsi="Consolas" w:cs="Consolas"/>
                <w:color w:val="000000"/>
                <w:kern w:val="0"/>
                <w:sz w:val="16"/>
                <w:szCs w:val="16"/>
              </w:rPr>
              <w:t>.getBytes(</w:t>
            </w:r>
            <w:r>
              <w:rPr>
                <w:rFonts w:ascii="Consolas" w:hAnsi="Consolas" w:cs="Consolas"/>
                <w:color w:val="2A00FF"/>
                <w:kern w:val="0"/>
                <w:sz w:val="16"/>
                <w:szCs w:val="16"/>
              </w:rPr>
              <w:t>"UTF-8"</w:t>
            </w:r>
            <w:r>
              <w:rPr>
                <w:rFonts w:ascii="Consolas" w:hAnsi="Consolas" w:cs="Consolas"/>
                <w:color w:val="000000"/>
                <w:kern w:val="0"/>
                <w:sz w:val="16"/>
                <w:szCs w:val="16"/>
              </w:rPr>
              <w:t>);</w:t>
            </w:r>
          </w:p>
          <w:p w14:paraId="22813E29"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out</w:t>
            </w:r>
            <w:r>
              <w:rPr>
                <w:rFonts w:ascii="Consolas" w:hAnsi="Consolas" w:cs="Consolas"/>
                <w:color w:val="000000"/>
                <w:kern w:val="0"/>
                <w:sz w:val="16"/>
                <w:szCs w:val="16"/>
              </w:rPr>
              <w:t>.write(</w:t>
            </w:r>
            <w:r>
              <w:rPr>
                <w:rFonts w:ascii="Consolas" w:hAnsi="Consolas" w:cs="Consolas"/>
                <w:color w:val="6A3E3E"/>
                <w:kern w:val="0"/>
                <w:sz w:val="16"/>
                <w:szCs w:val="16"/>
              </w:rPr>
              <w:t>buffer</w:t>
            </w:r>
            <w:r>
              <w:rPr>
                <w:rFonts w:ascii="Consolas" w:hAnsi="Consolas" w:cs="Consolas"/>
                <w:color w:val="000000"/>
                <w:kern w:val="0"/>
                <w:sz w:val="16"/>
                <w:szCs w:val="16"/>
              </w:rPr>
              <w:t>);</w:t>
            </w:r>
          </w:p>
          <w:p w14:paraId="533A7E10"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out</w:t>
            </w:r>
            <w:r>
              <w:rPr>
                <w:rFonts w:ascii="Consolas" w:hAnsi="Consolas" w:cs="Consolas"/>
                <w:color w:val="000000"/>
                <w:kern w:val="0"/>
                <w:sz w:val="16"/>
                <w:szCs w:val="16"/>
              </w:rPr>
              <w:t>.flush();</w:t>
            </w:r>
          </w:p>
          <w:p w14:paraId="06031D7C"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408EC03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stopClient();</w:t>
            </w:r>
          </w:p>
          <w:p w14:paraId="3F70D13A"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6177057"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2C3DA461"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53D7F0DB"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thread</w:t>
            </w:r>
            <w:r>
              <w:rPr>
                <w:rFonts w:ascii="Consolas" w:hAnsi="Consolas" w:cs="Consolas"/>
                <w:color w:val="000000"/>
                <w:kern w:val="0"/>
                <w:sz w:val="16"/>
                <w:szCs w:val="16"/>
              </w:rPr>
              <w:t>.start();</w:t>
            </w:r>
          </w:p>
          <w:p w14:paraId="1E3FF6AD" w14:textId="77777777" w:rsidR="00CC5BEE" w:rsidRDefault="00CC5BEE" w:rsidP="00CC5BEE">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54F993F" w14:textId="16E6FAA8" w:rsidR="00CC5BEE" w:rsidRDefault="00CC5BEE" w:rsidP="00CC5BEE">
            <w:pPr>
              <w:rPr>
                <w:sz w:val="26"/>
                <w:szCs w:val="26"/>
              </w:rPr>
            </w:pPr>
            <w:r>
              <w:rPr>
                <w:rFonts w:ascii="Consolas" w:hAnsi="Consolas" w:cs="Consolas"/>
                <w:color w:val="000000"/>
                <w:kern w:val="0"/>
                <w:sz w:val="16"/>
                <w:szCs w:val="16"/>
              </w:rPr>
              <w:t>}</w:t>
            </w:r>
          </w:p>
        </w:tc>
      </w:tr>
    </w:tbl>
    <w:p w14:paraId="7DBAB3D9" w14:textId="77777777" w:rsidR="00361A57" w:rsidRPr="00361A57" w:rsidRDefault="00361A57" w:rsidP="00361A57">
      <w:pPr>
        <w:rPr>
          <w:sz w:val="26"/>
          <w:szCs w:val="26"/>
        </w:rPr>
      </w:pPr>
    </w:p>
    <w:p w14:paraId="283E9839" w14:textId="5C72C351" w:rsidR="005958C8" w:rsidRDefault="005958C8" w:rsidP="005958C8">
      <w:pPr>
        <w:pStyle w:val="3"/>
        <w:ind w:left="480" w:hanging="480"/>
      </w:pPr>
      <w:bookmarkStart w:id="164" w:name="_Toc26783827"/>
      <w:r>
        <w:rPr>
          <w:rFonts w:hint="eastAsia"/>
        </w:rPr>
        <w:t>C</w:t>
      </w:r>
      <w:r>
        <w:t xml:space="preserve">ustomMode </w:t>
      </w:r>
      <w:r>
        <w:rPr>
          <w:rFonts w:hint="eastAsia"/>
        </w:rPr>
        <w:t>c</w:t>
      </w:r>
      <w:r>
        <w:t xml:space="preserve">lass </w:t>
      </w:r>
      <w:r>
        <w:rPr>
          <w:rFonts w:hint="eastAsia"/>
        </w:rPr>
        <w:t>생성</w:t>
      </w:r>
      <w:bookmarkEnd w:id="164"/>
    </w:p>
    <w:p w14:paraId="5B29DD29" w14:textId="0698A2FF"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593836C7" w14:textId="77777777" w:rsidR="00CC5BEE" w:rsidRPr="00204D0E" w:rsidRDefault="00CC5BEE" w:rsidP="00CC5BEE">
      <w:pPr>
        <w:rPr>
          <w:szCs w:val="20"/>
        </w:rPr>
      </w:pPr>
      <w:r>
        <w:rPr>
          <w:rFonts w:hint="eastAsia"/>
          <w:szCs w:val="20"/>
        </w:rPr>
        <w:t>기능을 클래스로 생성한다.</w:t>
      </w:r>
      <w:r>
        <w:rPr>
          <w:szCs w:val="20"/>
        </w:rPr>
        <w:t xml:space="preserve"> </w:t>
      </w:r>
      <w:r>
        <w:rPr>
          <w:rFonts w:hint="eastAsia"/>
          <w:szCs w:val="20"/>
        </w:rPr>
        <w:t>클래스로 기능을 설정함으로써 유지보수성이 증가한다.</w:t>
      </w:r>
      <w:r>
        <w:rPr>
          <w:szCs w:val="20"/>
        </w:rPr>
        <w:t xml:space="preserve"> </w:t>
      </w:r>
      <w:r>
        <w:rPr>
          <w:rFonts w:hint="eastAsia"/>
          <w:szCs w:val="20"/>
        </w:rPr>
        <w:t>또한 상속을</w:t>
      </w:r>
      <w:r>
        <w:rPr>
          <w:szCs w:val="20"/>
        </w:rPr>
        <w:t xml:space="preserve"> </w:t>
      </w:r>
      <w:r>
        <w:rPr>
          <w:rFonts w:hint="eastAsia"/>
          <w:szCs w:val="20"/>
        </w:rPr>
        <w:t>하여 중복 코드를 줄일 수 있다.</w:t>
      </w:r>
    </w:p>
    <w:p w14:paraId="70165ECF" w14:textId="77777777" w:rsidR="00361A57" w:rsidRP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E14774" w14:paraId="45CA6D83" w14:textId="77777777" w:rsidTr="00E14774">
        <w:tc>
          <w:tcPr>
            <w:tcW w:w="9016" w:type="dxa"/>
          </w:tcPr>
          <w:p w14:paraId="492687E6"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w:t>
            </w:r>
            <w:r>
              <w:rPr>
                <w:rFonts w:ascii="Consolas" w:hAnsi="Consolas" w:cs="Consolas"/>
                <w:color w:val="000000"/>
                <w:kern w:val="0"/>
                <w:sz w:val="16"/>
                <w:szCs w:val="16"/>
                <w:u w:val="single"/>
              </w:rPr>
              <w:t>CustomMode</w:t>
            </w:r>
            <w:r>
              <w:rPr>
                <w:rFonts w:ascii="Consolas" w:hAnsi="Consolas" w:cs="Consolas"/>
                <w:color w:val="000000"/>
                <w:kern w:val="0"/>
                <w:sz w:val="16"/>
                <w:szCs w:val="16"/>
              </w:rPr>
              <w:t xml:space="preserve"> </w:t>
            </w:r>
            <w:r>
              <w:rPr>
                <w:rFonts w:ascii="Consolas" w:hAnsi="Consolas" w:cs="Consolas"/>
                <w:b/>
                <w:bCs/>
                <w:color w:val="7F0055"/>
                <w:kern w:val="0"/>
                <w:sz w:val="16"/>
                <w:szCs w:val="16"/>
              </w:rPr>
              <w:t>extends</w:t>
            </w:r>
            <w:r>
              <w:rPr>
                <w:rFonts w:ascii="Consolas" w:hAnsi="Consolas" w:cs="Consolas"/>
                <w:color w:val="000000"/>
                <w:kern w:val="0"/>
                <w:sz w:val="16"/>
                <w:szCs w:val="16"/>
              </w:rPr>
              <w:t xml:space="preserve"> GameWindow {</w:t>
            </w:r>
          </w:p>
          <w:p w14:paraId="66385B45"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1B12424E"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customLife</w:t>
            </w:r>
            <w:r>
              <w:rPr>
                <w:rFonts w:ascii="Consolas" w:hAnsi="Consolas" w:cs="Consolas"/>
                <w:color w:val="000000"/>
                <w:kern w:val="0"/>
                <w:sz w:val="16"/>
                <w:szCs w:val="16"/>
              </w:rPr>
              <w:t>;</w:t>
            </w:r>
          </w:p>
          <w:p w14:paraId="268674D1"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0F3C3E89"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setCustomLife(</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 {</w:t>
            </w:r>
          </w:p>
          <w:p w14:paraId="1537C19F"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customLife</w:t>
            </w:r>
            <w:r>
              <w:rPr>
                <w:rFonts w:ascii="Consolas" w:hAnsi="Consolas" w:cs="Consolas"/>
                <w:color w:val="000000"/>
                <w:kern w:val="0"/>
                <w:sz w:val="16"/>
                <w:szCs w:val="16"/>
              </w:rPr>
              <w:t xml:space="preserve"> = </w:t>
            </w:r>
            <w:r>
              <w:rPr>
                <w:rFonts w:ascii="Consolas" w:hAnsi="Consolas" w:cs="Consolas"/>
                <w:color w:val="6A3E3E"/>
                <w:kern w:val="0"/>
                <w:sz w:val="16"/>
                <w:szCs w:val="16"/>
              </w:rPr>
              <w:t>life</w:t>
            </w:r>
            <w:r>
              <w:rPr>
                <w:rFonts w:ascii="Consolas" w:hAnsi="Consolas" w:cs="Consolas"/>
                <w:color w:val="000000"/>
                <w:kern w:val="0"/>
                <w:sz w:val="16"/>
                <w:szCs w:val="16"/>
              </w:rPr>
              <w:t>;</w:t>
            </w:r>
          </w:p>
          <w:p w14:paraId="170BBEEA"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38A7DBCB"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1AA7CAD9"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CustomMode(Minefield </w:t>
            </w:r>
            <w:r>
              <w:rPr>
                <w:rFonts w:ascii="Consolas" w:hAnsi="Consolas" w:cs="Consolas"/>
                <w:color w:val="6A3E3E"/>
                <w:kern w:val="0"/>
                <w:sz w:val="16"/>
                <w:szCs w:val="16"/>
              </w:rPr>
              <w:t>minefield</w:t>
            </w:r>
            <w:r>
              <w:rPr>
                <w:rFonts w:ascii="Consolas" w:hAnsi="Consolas" w:cs="Consolas"/>
                <w:color w:val="000000"/>
                <w:kern w:val="0"/>
                <w:sz w:val="16"/>
                <w:szCs w:val="16"/>
              </w:rPr>
              <w:t>) {</w:t>
            </w:r>
          </w:p>
          <w:p w14:paraId="321DA0FA"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
          <w:p w14:paraId="35B56EDD"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w:t>
            </w:r>
            <w:r>
              <w:rPr>
                <w:rFonts w:ascii="Consolas" w:hAnsi="Consolas" w:cs="Consolas"/>
                <w:i/>
                <w:iCs/>
                <w:color w:val="0000C0"/>
                <w:kern w:val="0"/>
                <w:sz w:val="16"/>
                <w:szCs w:val="16"/>
              </w:rPr>
              <w:t>customLife</w:t>
            </w:r>
            <w:r>
              <w:rPr>
                <w:rFonts w:ascii="Consolas" w:hAnsi="Consolas" w:cs="Consolas"/>
                <w:color w:val="000000"/>
                <w:kern w:val="0"/>
                <w:sz w:val="16"/>
                <w:szCs w:val="16"/>
              </w:rPr>
              <w:t>);</w:t>
            </w:r>
          </w:p>
          <w:p w14:paraId="0C6AD82C"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initComponents();</w:t>
            </w:r>
          </w:p>
          <w:p w14:paraId="79F3D930"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setTitle(</w:t>
            </w:r>
            <w:r>
              <w:rPr>
                <w:rFonts w:ascii="Consolas" w:hAnsi="Consolas" w:cs="Consolas"/>
                <w:color w:val="2A00FF"/>
                <w:kern w:val="0"/>
                <w:sz w:val="16"/>
                <w:szCs w:val="16"/>
              </w:rPr>
              <w:t>"Custom Game"</w:t>
            </w:r>
            <w:r>
              <w:rPr>
                <w:rFonts w:ascii="Consolas" w:hAnsi="Consolas" w:cs="Consolas"/>
                <w:color w:val="000000"/>
                <w:kern w:val="0"/>
                <w:sz w:val="16"/>
                <w:szCs w:val="16"/>
              </w:rPr>
              <w:t>);</w:t>
            </w:r>
            <w:r>
              <w:rPr>
                <w:rFonts w:ascii="Consolas" w:hAnsi="Consolas" w:cs="Consolas"/>
                <w:color w:val="000000"/>
                <w:kern w:val="0"/>
                <w:sz w:val="16"/>
                <w:szCs w:val="16"/>
              </w:rPr>
              <w:tab/>
            </w:r>
            <w:r>
              <w:rPr>
                <w:rFonts w:ascii="Consolas" w:hAnsi="Consolas" w:cs="Consolas"/>
                <w:color w:val="000000"/>
                <w:kern w:val="0"/>
                <w:sz w:val="16"/>
                <w:szCs w:val="16"/>
              </w:rPr>
              <w:tab/>
            </w:r>
          </w:p>
          <w:p w14:paraId="1ADFF20A" w14:textId="77777777" w:rsidR="00E14774" w:rsidRDefault="00E14774" w:rsidP="00E14774">
            <w:pPr>
              <w:wordWrap/>
              <w:adjustRightInd w:val="0"/>
              <w:jc w:val="left"/>
              <w:rPr>
                <w:rFonts w:ascii="Consolas" w:hAnsi="Consolas" w:cs="Consolas"/>
                <w:kern w:val="0"/>
                <w:sz w:val="16"/>
                <w:szCs w:val="16"/>
              </w:rPr>
            </w:pPr>
          </w:p>
          <w:p w14:paraId="1C5516D1"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this</w:t>
            </w:r>
            <w:r>
              <w:rPr>
                <w:rFonts w:ascii="Consolas" w:hAnsi="Consolas" w:cs="Consolas"/>
                <w:color w:val="000000"/>
                <w:kern w:val="0"/>
                <w:sz w:val="16"/>
                <w:szCs w:val="16"/>
              </w:rPr>
              <w:t>.</w:t>
            </w:r>
            <w:r>
              <w:rPr>
                <w:rFonts w:ascii="Consolas" w:hAnsi="Consolas" w:cs="Consolas"/>
                <w:color w:val="0000C0"/>
                <w:kern w:val="0"/>
                <w:sz w:val="16"/>
                <w:szCs w:val="16"/>
              </w:rPr>
              <w:t>minefield</w:t>
            </w:r>
            <w:r>
              <w:rPr>
                <w:rFonts w:ascii="Consolas" w:hAnsi="Consolas" w:cs="Consolas"/>
                <w:color w:val="000000"/>
                <w:kern w:val="0"/>
                <w:sz w:val="16"/>
                <w:szCs w:val="16"/>
              </w:rPr>
              <w:t xml:space="preserve"> = </w:t>
            </w:r>
            <w:r>
              <w:rPr>
                <w:rFonts w:ascii="Consolas" w:hAnsi="Consolas" w:cs="Consolas"/>
                <w:color w:val="6A3E3E"/>
                <w:kern w:val="0"/>
                <w:sz w:val="16"/>
                <w:szCs w:val="16"/>
              </w:rPr>
              <w:t>minefield</w:t>
            </w:r>
            <w:r>
              <w:rPr>
                <w:rFonts w:ascii="Consolas" w:hAnsi="Consolas" w:cs="Consolas"/>
                <w:color w:val="000000"/>
                <w:kern w:val="0"/>
                <w:sz w:val="16"/>
                <w:szCs w:val="16"/>
              </w:rPr>
              <w:t>;</w:t>
            </w:r>
          </w:p>
          <w:p w14:paraId="075917B6" w14:textId="77777777" w:rsidR="00E14774" w:rsidRDefault="00E14774" w:rsidP="00E14774">
            <w:pPr>
              <w:wordWrap/>
              <w:adjustRightInd w:val="0"/>
              <w:jc w:val="left"/>
              <w:rPr>
                <w:rFonts w:ascii="Consolas" w:hAnsi="Consolas" w:cs="Consolas"/>
                <w:kern w:val="0"/>
                <w:sz w:val="16"/>
                <w:szCs w:val="16"/>
              </w:rPr>
            </w:pPr>
          </w:p>
          <w:p w14:paraId="7FEF550A"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ButtonMinefield[</w:t>
            </w:r>
            <w:r>
              <w:rPr>
                <w:rFonts w:ascii="Consolas" w:hAnsi="Consolas" w:cs="Consolas"/>
                <w:color w:val="6A3E3E"/>
                <w:kern w:val="0"/>
                <w:sz w:val="16"/>
                <w:szCs w:val="16"/>
              </w:rPr>
              <w:t>minefield</w:t>
            </w:r>
            <w:r>
              <w:rPr>
                <w:rFonts w:ascii="Consolas" w:hAnsi="Consolas" w:cs="Consolas"/>
                <w:color w:val="000000"/>
                <w:kern w:val="0"/>
                <w:sz w:val="16"/>
                <w:szCs w:val="16"/>
              </w:rPr>
              <w:t>.getWidth()][</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1B9E5C1E" w14:textId="77777777" w:rsidR="00E14774" w:rsidRDefault="00E14774" w:rsidP="00E14774">
            <w:pPr>
              <w:wordWrap/>
              <w:adjustRightInd w:val="0"/>
              <w:jc w:val="left"/>
              <w:rPr>
                <w:rFonts w:ascii="Consolas" w:hAnsi="Consolas" w:cs="Consolas"/>
                <w:kern w:val="0"/>
                <w:sz w:val="16"/>
                <w:szCs w:val="16"/>
              </w:rPr>
            </w:pPr>
          </w:p>
          <w:p w14:paraId="2540AB90"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getContentPane().setLayout(</w:t>
            </w:r>
            <w:r>
              <w:rPr>
                <w:rFonts w:ascii="Consolas" w:hAnsi="Consolas" w:cs="Consolas"/>
                <w:b/>
                <w:bCs/>
                <w:color w:val="7F0055"/>
                <w:kern w:val="0"/>
                <w:sz w:val="16"/>
                <w:szCs w:val="16"/>
              </w:rPr>
              <w:t>new</w:t>
            </w:r>
            <w:r>
              <w:rPr>
                <w:rFonts w:ascii="Consolas" w:hAnsi="Consolas" w:cs="Consolas"/>
                <w:color w:val="000000"/>
                <w:kern w:val="0"/>
                <w:sz w:val="16"/>
                <w:szCs w:val="16"/>
              </w:rPr>
              <w:t xml:space="preserve"> GridLayout(</w:t>
            </w:r>
            <w:r>
              <w:rPr>
                <w:rFonts w:ascii="Consolas" w:hAnsi="Consolas" w:cs="Consolas"/>
                <w:color w:val="6A3E3E"/>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3D0283C9"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r>
          </w:p>
          <w:p w14:paraId="24869302"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createButtons();</w:t>
            </w:r>
          </w:p>
          <w:p w14:paraId="59C27729" w14:textId="77777777" w:rsidR="00E14774" w:rsidRDefault="00E14774" w:rsidP="00E14774">
            <w:pPr>
              <w:wordWrap/>
              <w:adjustRightInd w:val="0"/>
              <w:jc w:val="left"/>
              <w:rPr>
                <w:rFonts w:ascii="Consolas" w:hAnsi="Consolas" w:cs="Consolas"/>
                <w:kern w:val="0"/>
                <w:sz w:val="16"/>
                <w:szCs w:val="16"/>
              </w:rPr>
            </w:pPr>
          </w:p>
          <w:p w14:paraId="14624C05" w14:textId="77777777" w:rsidR="00E14774" w:rsidRDefault="00E14774" w:rsidP="00E14774">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A0B136A" w14:textId="77777777" w:rsidR="00E14774" w:rsidRDefault="00E14774" w:rsidP="00E14774">
            <w:pPr>
              <w:wordWrap/>
              <w:adjustRightInd w:val="0"/>
              <w:jc w:val="left"/>
              <w:rPr>
                <w:rFonts w:ascii="Consolas" w:hAnsi="Consolas" w:cs="Consolas"/>
                <w:kern w:val="0"/>
                <w:sz w:val="16"/>
                <w:szCs w:val="16"/>
              </w:rPr>
            </w:pPr>
          </w:p>
          <w:p w14:paraId="2933DDA3" w14:textId="59F13D39" w:rsidR="00E14774" w:rsidRDefault="00E14774" w:rsidP="00E14774">
            <w:pPr>
              <w:wordWrap/>
              <w:adjustRightInd w:val="0"/>
              <w:jc w:val="left"/>
            </w:pPr>
            <w:r>
              <w:rPr>
                <w:rFonts w:ascii="Consolas" w:hAnsi="Consolas" w:cs="Consolas"/>
                <w:color w:val="000000"/>
                <w:kern w:val="0"/>
                <w:sz w:val="16"/>
                <w:szCs w:val="16"/>
              </w:rPr>
              <w:t>}</w:t>
            </w:r>
          </w:p>
        </w:tc>
      </w:tr>
    </w:tbl>
    <w:p w14:paraId="30056CC0" w14:textId="77777777" w:rsidR="00361A57" w:rsidRDefault="00361A57" w:rsidP="00361A57"/>
    <w:p w14:paraId="5E88AF92" w14:textId="47257499" w:rsidR="005958C8" w:rsidRDefault="005958C8" w:rsidP="005958C8">
      <w:pPr>
        <w:pStyle w:val="3"/>
        <w:ind w:left="480" w:hanging="480"/>
      </w:pPr>
      <w:bookmarkStart w:id="165" w:name="_Toc26783828"/>
      <w:r>
        <w:rPr>
          <w:rFonts w:hint="eastAsia"/>
        </w:rPr>
        <w:t>C</w:t>
      </w:r>
      <w:r>
        <w:t xml:space="preserve">hallengeMode class </w:t>
      </w:r>
      <w:r>
        <w:rPr>
          <w:rFonts w:hint="eastAsia"/>
        </w:rPr>
        <w:t>생성</w:t>
      </w:r>
      <w:bookmarkEnd w:id="165"/>
    </w:p>
    <w:p w14:paraId="558FE175" w14:textId="6F697FBA"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5C9A4C3B" w14:textId="77777777" w:rsidR="00CC5BEE" w:rsidRPr="00204D0E" w:rsidRDefault="00CC5BEE" w:rsidP="00CC5BEE">
      <w:pPr>
        <w:rPr>
          <w:szCs w:val="20"/>
        </w:rPr>
      </w:pPr>
      <w:r>
        <w:rPr>
          <w:rFonts w:hint="eastAsia"/>
          <w:szCs w:val="20"/>
        </w:rPr>
        <w:t>기능을 클래스로 생성한다.</w:t>
      </w:r>
      <w:r>
        <w:rPr>
          <w:szCs w:val="20"/>
        </w:rPr>
        <w:t xml:space="preserve"> </w:t>
      </w:r>
      <w:r>
        <w:rPr>
          <w:rFonts w:hint="eastAsia"/>
          <w:szCs w:val="20"/>
        </w:rPr>
        <w:t>클래스로 기능을 설정함으로써 유지보수성이 증가한다.</w:t>
      </w:r>
      <w:r>
        <w:rPr>
          <w:szCs w:val="20"/>
        </w:rPr>
        <w:t xml:space="preserve"> </w:t>
      </w:r>
      <w:r>
        <w:rPr>
          <w:rFonts w:hint="eastAsia"/>
          <w:szCs w:val="20"/>
        </w:rPr>
        <w:t>또한 상속을</w:t>
      </w:r>
      <w:r>
        <w:rPr>
          <w:szCs w:val="20"/>
        </w:rPr>
        <w:t xml:space="preserve"> </w:t>
      </w:r>
      <w:r>
        <w:rPr>
          <w:rFonts w:hint="eastAsia"/>
          <w:szCs w:val="20"/>
        </w:rPr>
        <w:t>하여 중복 코드를 줄일 수 있다.</w:t>
      </w:r>
    </w:p>
    <w:p w14:paraId="0BC929FD" w14:textId="77777777" w:rsidR="00361A57" w:rsidRP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E14774" w14:paraId="74744E72" w14:textId="77777777" w:rsidTr="00E14774">
        <w:tc>
          <w:tcPr>
            <w:tcW w:w="9016" w:type="dxa"/>
          </w:tcPr>
          <w:p w14:paraId="4581D598" w14:textId="77777777" w:rsidR="00F340A5" w:rsidRDefault="00F340A5" w:rsidP="00F340A5">
            <w:pPr>
              <w:wordWrap/>
              <w:adjustRightInd w:val="0"/>
              <w:jc w:val="left"/>
              <w:rPr>
                <w:rFonts w:ascii="Consolas" w:hAnsi="Consolas" w:cs="Consolas"/>
                <w:kern w:val="0"/>
                <w:sz w:val="16"/>
                <w:szCs w:val="16"/>
              </w:rPr>
            </w:pPr>
          </w:p>
          <w:p w14:paraId="20EBFC7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w:t>
            </w:r>
            <w:r>
              <w:rPr>
                <w:rFonts w:ascii="Consolas" w:hAnsi="Consolas" w:cs="Consolas"/>
                <w:color w:val="000000"/>
                <w:kern w:val="0"/>
                <w:sz w:val="16"/>
                <w:szCs w:val="16"/>
                <w:u w:val="single"/>
              </w:rPr>
              <w:t>ChallengeMode</w:t>
            </w:r>
            <w:r>
              <w:rPr>
                <w:rFonts w:ascii="Consolas" w:hAnsi="Consolas" w:cs="Consolas"/>
                <w:color w:val="000000"/>
                <w:kern w:val="0"/>
                <w:sz w:val="16"/>
                <w:szCs w:val="16"/>
              </w:rPr>
              <w:t xml:space="preserve"> </w:t>
            </w:r>
            <w:r>
              <w:rPr>
                <w:rFonts w:ascii="Consolas" w:hAnsi="Consolas" w:cs="Consolas"/>
                <w:b/>
                <w:bCs/>
                <w:color w:val="7F0055"/>
                <w:kern w:val="0"/>
                <w:sz w:val="16"/>
                <w:szCs w:val="16"/>
              </w:rPr>
              <w:t>extends</w:t>
            </w:r>
            <w:r>
              <w:rPr>
                <w:rFonts w:ascii="Consolas" w:hAnsi="Consolas" w:cs="Consolas"/>
                <w:color w:val="000000"/>
                <w:kern w:val="0"/>
                <w:sz w:val="16"/>
                <w:szCs w:val="16"/>
              </w:rPr>
              <w:t xml:space="preserve"> GameWindow {</w:t>
            </w:r>
          </w:p>
          <w:p w14:paraId="4B667EA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challengeWidth</w:t>
            </w:r>
            <w:r>
              <w:rPr>
                <w:rFonts w:ascii="Consolas" w:hAnsi="Consolas" w:cs="Consolas"/>
                <w:color w:val="000000"/>
                <w:kern w:val="0"/>
                <w:sz w:val="16"/>
                <w:szCs w:val="16"/>
              </w:rPr>
              <w:t xml:space="preserve"> = 0;</w:t>
            </w:r>
          </w:p>
          <w:p w14:paraId="3616ED5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challegneHeight</w:t>
            </w:r>
            <w:r>
              <w:rPr>
                <w:rFonts w:ascii="Consolas" w:hAnsi="Consolas" w:cs="Consolas"/>
                <w:color w:val="000000"/>
                <w:kern w:val="0"/>
                <w:sz w:val="16"/>
                <w:szCs w:val="16"/>
              </w:rPr>
              <w:t xml:space="preserve"> = 0;</w:t>
            </w:r>
          </w:p>
          <w:p w14:paraId="289C26C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challengeMinesNum</w:t>
            </w:r>
            <w:r>
              <w:rPr>
                <w:rFonts w:ascii="Consolas" w:hAnsi="Consolas" w:cs="Consolas"/>
                <w:color w:val="000000"/>
                <w:kern w:val="0"/>
                <w:sz w:val="16"/>
                <w:szCs w:val="16"/>
              </w:rPr>
              <w:t xml:space="preserve"> = 0;</w:t>
            </w:r>
          </w:p>
          <w:p w14:paraId="09888A0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i/>
                <w:iCs/>
                <w:color w:val="0000C0"/>
                <w:kern w:val="0"/>
                <w:sz w:val="16"/>
                <w:szCs w:val="16"/>
              </w:rPr>
              <w:t>ischallenge</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5623A09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getLife(</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w:t>
            </w:r>
          </w:p>
          <w:p w14:paraId="2FD53C6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color w:val="6A3E3E"/>
                <w:kern w:val="0"/>
                <w:sz w:val="16"/>
                <w:szCs w:val="16"/>
              </w:rPr>
              <w:t>life</w:t>
            </w:r>
            <w:r>
              <w:rPr>
                <w:rFonts w:ascii="Consolas" w:hAnsi="Consolas" w:cs="Consolas"/>
                <w:color w:val="000000"/>
                <w:kern w:val="0"/>
                <w:sz w:val="16"/>
                <w:szCs w:val="16"/>
              </w:rPr>
              <w:t>;</w:t>
            </w:r>
          </w:p>
          <w:p w14:paraId="227A994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4560CA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isChallenge() {</w:t>
            </w:r>
          </w:p>
          <w:p w14:paraId="043166A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ischallenge</w:t>
            </w:r>
            <w:r>
              <w:rPr>
                <w:rFonts w:ascii="Consolas" w:hAnsi="Consolas" w:cs="Consolas"/>
                <w:color w:val="000000"/>
                <w:kern w:val="0"/>
                <w:sz w:val="16"/>
                <w:szCs w:val="16"/>
              </w:rPr>
              <w:t>;</w:t>
            </w:r>
          </w:p>
          <w:p w14:paraId="763BB64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BCDE3E4" w14:textId="77777777" w:rsidR="00F340A5" w:rsidRDefault="00F340A5" w:rsidP="00F340A5">
            <w:pPr>
              <w:wordWrap/>
              <w:adjustRightInd w:val="0"/>
              <w:jc w:val="left"/>
              <w:rPr>
                <w:rFonts w:ascii="Consolas" w:hAnsi="Consolas" w:cs="Consolas"/>
                <w:kern w:val="0"/>
                <w:sz w:val="16"/>
                <w:szCs w:val="16"/>
              </w:rPr>
            </w:pPr>
          </w:p>
          <w:p w14:paraId="54AC90F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color w:val="6A3E3E"/>
                <w:kern w:val="0"/>
                <w:sz w:val="16"/>
                <w:szCs w:val="16"/>
              </w:rPr>
              <w:t>setChal</w:t>
            </w:r>
            <w:r>
              <w:rPr>
                <w:rFonts w:ascii="Consolas" w:hAnsi="Consolas" w:cs="Consolas"/>
                <w:color w:val="000000"/>
                <w:kern w:val="0"/>
                <w:sz w:val="16"/>
                <w:szCs w:val="16"/>
              </w:rPr>
              <w:t>) {</w:t>
            </w:r>
          </w:p>
          <w:p w14:paraId="7B417C2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ischallenge</w:t>
            </w:r>
            <w:r>
              <w:rPr>
                <w:rFonts w:ascii="Consolas" w:hAnsi="Consolas" w:cs="Consolas"/>
                <w:color w:val="000000"/>
                <w:kern w:val="0"/>
                <w:sz w:val="16"/>
                <w:szCs w:val="16"/>
              </w:rPr>
              <w:t xml:space="preserve"> = </w:t>
            </w:r>
            <w:r>
              <w:rPr>
                <w:rFonts w:ascii="Consolas" w:hAnsi="Consolas" w:cs="Consolas"/>
                <w:color w:val="6A3E3E"/>
                <w:kern w:val="0"/>
                <w:sz w:val="16"/>
                <w:szCs w:val="16"/>
              </w:rPr>
              <w:t>setChal</w:t>
            </w:r>
            <w:r>
              <w:rPr>
                <w:rFonts w:ascii="Consolas" w:hAnsi="Consolas" w:cs="Consolas"/>
                <w:color w:val="000000"/>
                <w:kern w:val="0"/>
                <w:sz w:val="16"/>
                <w:szCs w:val="16"/>
              </w:rPr>
              <w:t>;</w:t>
            </w:r>
          </w:p>
          <w:p w14:paraId="1A443DF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4709A191" w14:textId="77777777" w:rsidR="00F340A5" w:rsidRDefault="00F340A5" w:rsidP="00F340A5">
            <w:pPr>
              <w:wordWrap/>
              <w:adjustRightInd w:val="0"/>
              <w:jc w:val="left"/>
              <w:rPr>
                <w:rFonts w:ascii="Consolas" w:hAnsi="Consolas" w:cs="Consolas"/>
                <w:kern w:val="0"/>
                <w:sz w:val="16"/>
                <w:szCs w:val="16"/>
              </w:rPr>
            </w:pPr>
          </w:p>
          <w:p w14:paraId="57880F0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getChallengeWidth() {</w:t>
            </w:r>
          </w:p>
          <w:p w14:paraId="19B5EAE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challengeWidth</w:t>
            </w:r>
            <w:r>
              <w:rPr>
                <w:rFonts w:ascii="Consolas" w:hAnsi="Consolas" w:cs="Consolas"/>
                <w:color w:val="000000"/>
                <w:kern w:val="0"/>
                <w:sz w:val="16"/>
                <w:szCs w:val="16"/>
              </w:rPr>
              <w:t>;</w:t>
            </w:r>
          </w:p>
          <w:p w14:paraId="73011B1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C7A5C7E" w14:textId="77777777" w:rsidR="00F340A5" w:rsidRDefault="00F340A5" w:rsidP="00F340A5">
            <w:pPr>
              <w:wordWrap/>
              <w:adjustRightInd w:val="0"/>
              <w:jc w:val="left"/>
              <w:rPr>
                <w:rFonts w:ascii="Consolas" w:hAnsi="Consolas" w:cs="Consolas"/>
                <w:kern w:val="0"/>
                <w:sz w:val="16"/>
                <w:szCs w:val="16"/>
              </w:rPr>
            </w:pPr>
          </w:p>
          <w:p w14:paraId="4D3AF45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setChallengeWidth(</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width</w:t>
            </w:r>
            <w:r>
              <w:rPr>
                <w:rFonts w:ascii="Consolas" w:hAnsi="Consolas" w:cs="Consolas"/>
                <w:color w:val="000000"/>
                <w:kern w:val="0"/>
                <w:sz w:val="16"/>
                <w:szCs w:val="16"/>
              </w:rPr>
              <w:t>) {</w:t>
            </w:r>
          </w:p>
          <w:p w14:paraId="69BD5C2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challengeWidth</w:t>
            </w:r>
            <w:r>
              <w:rPr>
                <w:rFonts w:ascii="Consolas" w:hAnsi="Consolas" w:cs="Consolas"/>
                <w:color w:val="000000"/>
                <w:kern w:val="0"/>
                <w:sz w:val="16"/>
                <w:szCs w:val="16"/>
              </w:rPr>
              <w:t xml:space="preserve"> = </w:t>
            </w:r>
            <w:r>
              <w:rPr>
                <w:rFonts w:ascii="Consolas" w:hAnsi="Consolas" w:cs="Consolas"/>
                <w:color w:val="6A3E3E"/>
                <w:kern w:val="0"/>
                <w:sz w:val="16"/>
                <w:szCs w:val="16"/>
              </w:rPr>
              <w:t>width</w:t>
            </w:r>
            <w:r>
              <w:rPr>
                <w:rFonts w:ascii="Consolas" w:hAnsi="Consolas" w:cs="Consolas"/>
                <w:color w:val="000000"/>
                <w:kern w:val="0"/>
                <w:sz w:val="16"/>
                <w:szCs w:val="16"/>
              </w:rPr>
              <w:t>;</w:t>
            </w:r>
          </w:p>
          <w:p w14:paraId="2085A2E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41C85EF9" w14:textId="77777777" w:rsidR="00F340A5" w:rsidRDefault="00F340A5" w:rsidP="00F340A5">
            <w:pPr>
              <w:wordWrap/>
              <w:adjustRightInd w:val="0"/>
              <w:jc w:val="left"/>
              <w:rPr>
                <w:rFonts w:ascii="Consolas" w:hAnsi="Consolas" w:cs="Consolas"/>
                <w:kern w:val="0"/>
                <w:sz w:val="16"/>
                <w:szCs w:val="16"/>
              </w:rPr>
            </w:pPr>
          </w:p>
          <w:p w14:paraId="3EF0607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getChallengeHeight() {</w:t>
            </w:r>
          </w:p>
          <w:p w14:paraId="26B2295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challegneHeight</w:t>
            </w:r>
            <w:r>
              <w:rPr>
                <w:rFonts w:ascii="Consolas" w:hAnsi="Consolas" w:cs="Consolas"/>
                <w:color w:val="000000"/>
                <w:kern w:val="0"/>
                <w:sz w:val="16"/>
                <w:szCs w:val="16"/>
              </w:rPr>
              <w:t>;</w:t>
            </w:r>
          </w:p>
          <w:p w14:paraId="1BE90CE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6A1D8E2" w14:textId="77777777" w:rsidR="00F340A5" w:rsidRDefault="00F340A5" w:rsidP="00F340A5">
            <w:pPr>
              <w:wordWrap/>
              <w:adjustRightInd w:val="0"/>
              <w:jc w:val="left"/>
              <w:rPr>
                <w:rFonts w:ascii="Consolas" w:hAnsi="Consolas" w:cs="Consolas"/>
                <w:kern w:val="0"/>
                <w:sz w:val="16"/>
                <w:szCs w:val="16"/>
              </w:rPr>
            </w:pPr>
          </w:p>
          <w:p w14:paraId="1A0A287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setChallengeHeight(</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height</w:t>
            </w:r>
            <w:r>
              <w:rPr>
                <w:rFonts w:ascii="Consolas" w:hAnsi="Consolas" w:cs="Consolas"/>
                <w:color w:val="000000"/>
                <w:kern w:val="0"/>
                <w:sz w:val="16"/>
                <w:szCs w:val="16"/>
              </w:rPr>
              <w:t>) {</w:t>
            </w:r>
          </w:p>
          <w:p w14:paraId="12BE8F2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challegneHeight</w:t>
            </w:r>
            <w:r>
              <w:rPr>
                <w:rFonts w:ascii="Consolas" w:hAnsi="Consolas" w:cs="Consolas"/>
                <w:color w:val="000000"/>
                <w:kern w:val="0"/>
                <w:sz w:val="16"/>
                <w:szCs w:val="16"/>
              </w:rPr>
              <w:t xml:space="preserve"> = </w:t>
            </w:r>
            <w:r>
              <w:rPr>
                <w:rFonts w:ascii="Consolas" w:hAnsi="Consolas" w:cs="Consolas"/>
                <w:color w:val="6A3E3E"/>
                <w:kern w:val="0"/>
                <w:sz w:val="16"/>
                <w:szCs w:val="16"/>
              </w:rPr>
              <w:t>height</w:t>
            </w:r>
            <w:r>
              <w:rPr>
                <w:rFonts w:ascii="Consolas" w:hAnsi="Consolas" w:cs="Consolas"/>
                <w:color w:val="000000"/>
                <w:kern w:val="0"/>
                <w:sz w:val="16"/>
                <w:szCs w:val="16"/>
              </w:rPr>
              <w:t>;</w:t>
            </w:r>
          </w:p>
          <w:p w14:paraId="3386C10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53A81F08" w14:textId="77777777" w:rsidR="00F340A5" w:rsidRDefault="00F340A5" w:rsidP="00F340A5">
            <w:pPr>
              <w:wordWrap/>
              <w:adjustRightInd w:val="0"/>
              <w:jc w:val="left"/>
              <w:rPr>
                <w:rFonts w:ascii="Consolas" w:hAnsi="Consolas" w:cs="Consolas"/>
                <w:kern w:val="0"/>
                <w:sz w:val="16"/>
                <w:szCs w:val="16"/>
              </w:rPr>
            </w:pPr>
          </w:p>
          <w:p w14:paraId="73BB488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getChallengeMinesNum() {</w:t>
            </w:r>
          </w:p>
          <w:p w14:paraId="72DB307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challengeMinesNum</w:t>
            </w:r>
            <w:r>
              <w:rPr>
                <w:rFonts w:ascii="Consolas" w:hAnsi="Consolas" w:cs="Consolas"/>
                <w:color w:val="000000"/>
                <w:kern w:val="0"/>
                <w:sz w:val="16"/>
                <w:szCs w:val="16"/>
              </w:rPr>
              <w:t>;</w:t>
            </w:r>
          </w:p>
          <w:p w14:paraId="5DDF777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0F7AEAE" w14:textId="77777777" w:rsidR="00F340A5" w:rsidRDefault="00F340A5" w:rsidP="00F340A5">
            <w:pPr>
              <w:wordWrap/>
              <w:adjustRightInd w:val="0"/>
              <w:jc w:val="left"/>
              <w:rPr>
                <w:rFonts w:ascii="Consolas" w:hAnsi="Consolas" w:cs="Consolas"/>
                <w:kern w:val="0"/>
                <w:sz w:val="16"/>
                <w:szCs w:val="16"/>
              </w:rPr>
            </w:pPr>
          </w:p>
          <w:p w14:paraId="18F532D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setChallengeMinesNum(</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mines</w:t>
            </w:r>
            <w:r>
              <w:rPr>
                <w:rFonts w:ascii="Consolas" w:hAnsi="Consolas" w:cs="Consolas"/>
                <w:color w:val="000000"/>
                <w:kern w:val="0"/>
                <w:sz w:val="16"/>
                <w:szCs w:val="16"/>
              </w:rPr>
              <w:t>) {</w:t>
            </w:r>
          </w:p>
          <w:p w14:paraId="11AD001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challengeMinesNum</w:t>
            </w:r>
            <w:r>
              <w:rPr>
                <w:rFonts w:ascii="Consolas" w:hAnsi="Consolas" w:cs="Consolas"/>
                <w:color w:val="000000"/>
                <w:kern w:val="0"/>
                <w:sz w:val="16"/>
                <w:szCs w:val="16"/>
              </w:rPr>
              <w:t xml:space="preserve"> = </w:t>
            </w:r>
            <w:r>
              <w:rPr>
                <w:rFonts w:ascii="Consolas" w:hAnsi="Consolas" w:cs="Consolas"/>
                <w:color w:val="6A3E3E"/>
                <w:kern w:val="0"/>
                <w:sz w:val="16"/>
                <w:szCs w:val="16"/>
              </w:rPr>
              <w:t>mines</w:t>
            </w:r>
            <w:r>
              <w:rPr>
                <w:rFonts w:ascii="Consolas" w:hAnsi="Consolas" w:cs="Consolas"/>
                <w:color w:val="000000"/>
                <w:kern w:val="0"/>
                <w:sz w:val="16"/>
                <w:szCs w:val="16"/>
              </w:rPr>
              <w:t>;</w:t>
            </w:r>
          </w:p>
          <w:p w14:paraId="34E9F20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DF62DA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4C19651B" w14:textId="28104EEC"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05489740" w14:textId="77777777" w:rsidR="00F340A5" w:rsidRDefault="00F340A5" w:rsidP="00F340A5">
            <w:pPr>
              <w:wordWrap/>
              <w:adjustRightInd w:val="0"/>
              <w:jc w:val="left"/>
              <w:rPr>
                <w:rFonts w:ascii="Consolas" w:hAnsi="Consolas" w:cs="Consolas"/>
                <w:kern w:val="0"/>
                <w:sz w:val="16"/>
                <w:szCs w:val="16"/>
              </w:rPr>
            </w:pPr>
          </w:p>
          <w:p w14:paraId="4CDF2EF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646464"/>
                <w:kern w:val="0"/>
                <w:sz w:val="16"/>
                <w:szCs w:val="16"/>
              </w:rPr>
              <w:t>@Override</w:t>
            </w:r>
          </w:p>
          <w:p w14:paraId="2918B25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victoryAction() {</w:t>
            </w:r>
          </w:p>
          <w:p w14:paraId="337E5E7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p>
          <w:p w14:paraId="11FAD12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2A00FF"/>
                <w:kern w:val="0"/>
                <w:sz w:val="16"/>
                <w:szCs w:val="16"/>
              </w:rPr>
              <w:t>"Congratulations. You managed to discover all the mines in "</w:t>
            </w:r>
          </w:p>
          <w:p w14:paraId="5E376BE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.getGameDuration() / 1000) + </w:t>
            </w:r>
            <w:r>
              <w:rPr>
                <w:rFonts w:ascii="Consolas" w:hAnsi="Consolas" w:cs="Consolas"/>
                <w:color w:val="2A00FF"/>
                <w:kern w:val="0"/>
                <w:sz w:val="16"/>
                <w:szCs w:val="16"/>
              </w:rPr>
              <w:t>" seconds"</w:t>
            </w:r>
            <w:r>
              <w:rPr>
                <w:rFonts w:ascii="Consolas" w:hAnsi="Consolas" w:cs="Consolas"/>
                <w:color w:val="000000"/>
                <w:kern w:val="0"/>
                <w:sz w:val="16"/>
                <w:szCs w:val="16"/>
              </w:rPr>
              <w:t>,</w:t>
            </w:r>
          </w:p>
          <w:p w14:paraId="0F349FB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2A00FF"/>
                <w:kern w:val="0"/>
                <w:sz w:val="16"/>
                <w:szCs w:val="16"/>
              </w:rPr>
              <w:t>"victory"</w:t>
            </w:r>
            <w:r>
              <w:rPr>
                <w:rFonts w:ascii="Consolas" w:hAnsi="Consolas" w:cs="Consolas"/>
                <w:color w:val="000000"/>
                <w:kern w:val="0"/>
                <w:sz w:val="16"/>
                <w:szCs w:val="16"/>
              </w:rPr>
              <w:t>, 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70DF2A68" w14:textId="3D8C5A13"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
          <w:p w14:paraId="3C6AC13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i/>
                <w:iCs/>
                <w:color w:val="000000"/>
                <w:kern w:val="0"/>
                <w:sz w:val="16"/>
                <w:szCs w:val="16"/>
              </w:rPr>
              <w:t>isChallenge</w:t>
            </w:r>
            <w:r>
              <w:rPr>
                <w:rFonts w:ascii="Consolas" w:hAnsi="Consolas" w:cs="Consolas"/>
                <w:color w:val="000000"/>
                <w:kern w:val="0"/>
                <w:sz w:val="16"/>
                <w:szCs w:val="16"/>
              </w:rPr>
              <w:t>()) {</w:t>
            </w:r>
          </w:p>
          <w:p w14:paraId="6682D79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setChallengeMinesNum</w:t>
            </w:r>
            <w:r>
              <w:rPr>
                <w:rFonts w:ascii="Consolas" w:hAnsi="Consolas" w:cs="Consolas"/>
                <w:color w:val="000000"/>
                <w:kern w:val="0"/>
                <w:sz w:val="16"/>
                <w:szCs w:val="16"/>
              </w:rPr>
              <w:t>(</w:t>
            </w:r>
            <w:r>
              <w:rPr>
                <w:rFonts w:ascii="Consolas" w:hAnsi="Consolas" w:cs="Consolas"/>
                <w:i/>
                <w:iCs/>
                <w:color w:val="000000"/>
                <w:kern w:val="0"/>
                <w:sz w:val="16"/>
                <w:szCs w:val="16"/>
              </w:rPr>
              <w:t>getChallengeMinesNum</w:t>
            </w:r>
            <w:r>
              <w:rPr>
                <w:rFonts w:ascii="Consolas" w:hAnsi="Consolas" w:cs="Consolas"/>
                <w:color w:val="000000"/>
                <w:kern w:val="0"/>
                <w:sz w:val="16"/>
                <w:szCs w:val="16"/>
              </w:rPr>
              <w:t>() + 4);</w:t>
            </w:r>
          </w:p>
          <w:p w14:paraId="44964ED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setChallengeWidth</w:t>
            </w:r>
            <w:r>
              <w:rPr>
                <w:rFonts w:ascii="Consolas" w:hAnsi="Consolas" w:cs="Consolas"/>
                <w:color w:val="000000"/>
                <w:kern w:val="0"/>
                <w:sz w:val="16"/>
                <w:szCs w:val="16"/>
              </w:rPr>
              <w:t>(</w:t>
            </w:r>
            <w:r>
              <w:rPr>
                <w:rFonts w:ascii="Consolas" w:hAnsi="Consolas" w:cs="Consolas"/>
                <w:i/>
                <w:iCs/>
                <w:color w:val="000000"/>
                <w:kern w:val="0"/>
                <w:sz w:val="16"/>
                <w:szCs w:val="16"/>
              </w:rPr>
              <w:t>getChallengeWidth</w:t>
            </w:r>
            <w:r>
              <w:rPr>
                <w:rFonts w:ascii="Consolas" w:hAnsi="Consolas" w:cs="Consolas"/>
                <w:color w:val="000000"/>
                <w:kern w:val="0"/>
                <w:sz w:val="16"/>
                <w:szCs w:val="16"/>
              </w:rPr>
              <w:t>() + 3);</w:t>
            </w:r>
          </w:p>
          <w:p w14:paraId="555B7FC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setChallengeHeight</w:t>
            </w:r>
            <w:r>
              <w:rPr>
                <w:rFonts w:ascii="Consolas" w:hAnsi="Consolas" w:cs="Consolas"/>
                <w:color w:val="000000"/>
                <w:kern w:val="0"/>
                <w:sz w:val="16"/>
                <w:szCs w:val="16"/>
              </w:rPr>
              <w:t>(</w:t>
            </w:r>
            <w:r>
              <w:rPr>
                <w:rFonts w:ascii="Consolas" w:hAnsi="Consolas" w:cs="Consolas"/>
                <w:i/>
                <w:iCs/>
                <w:color w:val="000000"/>
                <w:kern w:val="0"/>
                <w:sz w:val="16"/>
                <w:szCs w:val="16"/>
              </w:rPr>
              <w:t>getChallengeHeight</w:t>
            </w:r>
            <w:r>
              <w:rPr>
                <w:rFonts w:ascii="Consolas" w:hAnsi="Consolas" w:cs="Consolas"/>
                <w:color w:val="000000"/>
                <w:kern w:val="0"/>
                <w:sz w:val="16"/>
                <w:szCs w:val="16"/>
              </w:rPr>
              <w:t>() + 3);</w:t>
            </w:r>
          </w:p>
          <w:p w14:paraId="3241977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ChallengeMode </w:t>
            </w:r>
            <w:r>
              <w:rPr>
                <w:rFonts w:ascii="Consolas" w:hAnsi="Consolas" w:cs="Consolas"/>
                <w:color w:val="6A3E3E"/>
                <w:kern w:val="0"/>
                <w:sz w:val="16"/>
                <w:szCs w:val="16"/>
              </w:rPr>
              <w:t>gameWindow</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ChallengeMode(</w:t>
            </w:r>
          </w:p>
          <w:p w14:paraId="195C5D1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new</w:t>
            </w:r>
            <w:r>
              <w:rPr>
                <w:rFonts w:ascii="Consolas" w:hAnsi="Consolas" w:cs="Consolas"/>
                <w:color w:val="000000"/>
                <w:kern w:val="0"/>
                <w:sz w:val="16"/>
                <w:szCs w:val="16"/>
              </w:rPr>
              <w:t xml:space="preserve"> Minefield(</w:t>
            </w:r>
            <w:r>
              <w:rPr>
                <w:rFonts w:ascii="Consolas" w:hAnsi="Consolas" w:cs="Consolas"/>
                <w:i/>
                <w:iCs/>
                <w:color w:val="000000"/>
                <w:kern w:val="0"/>
                <w:sz w:val="16"/>
                <w:szCs w:val="16"/>
              </w:rPr>
              <w:t>getChallengeWidth</w:t>
            </w:r>
            <w:r>
              <w:rPr>
                <w:rFonts w:ascii="Consolas" w:hAnsi="Consolas" w:cs="Consolas"/>
                <w:color w:val="000000"/>
                <w:kern w:val="0"/>
                <w:sz w:val="16"/>
                <w:szCs w:val="16"/>
              </w:rPr>
              <w:t xml:space="preserve">(), </w:t>
            </w:r>
            <w:r>
              <w:rPr>
                <w:rFonts w:ascii="Consolas" w:hAnsi="Consolas" w:cs="Consolas"/>
                <w:i/>
                <w:iCs/>
                <w:color w:val="000000"/>
                <w:kern w:val="0"/>
                <w:sz w:val="16"/>
                <w:szCs w:val="16"/>
              </w:rPr>
              <w:t>getChallengeHeight</w:t>
            </w:r>
            <w:r>
              <w:rPr>
                <w:rFonts w:ascii="Consolas" w:hAnsi="Consolas" w:cs="Consolas"/>
                <w:color w:val="000000"/>
                <w:kern w:val="0"/>
                <w:sz w:val="16"/>
                <w:szCs w:val="16"/>
              </w:rPr>
              <w:t xml:space="preserve">(), </w:t>
            </w:r>
            <w:r>
              <w:rPr>
                <w:rFonts w:ascii="Consolas" w:hAnsi="Consolas" w:cs="Consolas"/>
                <w:i/>
                <w:iCs/>
                <w:color w:val="000000"/>
                <w:kern w:val="0"/>
                <w:sz w:val="16"/>
                <w:szCs w:val="16"/>
              </w:rPr>
              <w:t>getChallengeMinesNum</w:t>
            </w:r>
            <w:r>
              <w:rPr>
                <w:rFonts w:ascii="Consolas" w:hAnsi="Consolas" w:cs="Consolas"/>
                <w:color w:val="000000"/>
                <w:kern w:val="0"/>
                <w:sz w:val="16"/>
                <w:szCs w:val="16"/>
              </w:rPr>
              <w:t>()));</w:t>
            </w:r>
          </w:p>
          <w:p w14:paraId="076CF3C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gameWindow</w:t>
            </w:r>
            <w:r>
              <w:rPr>
                <w:rFonts w:ascii="Consolas" w:hAnsi="Consolas" w:cs="Consolas"/>
                <w:color w:val="000000"/>
                <w:kern w:val="0"/>
                <w:sz w:val="16"/>
                <w:szCs w:val="16"/>
              </w:rPr>
              <w:t>.setVisible(</w:t>
            </w:r>
            <w:r>
              <w:rPr>
                <w:rFonts w:ascii="Consolas" w:hAnsi="Consolas" w:cs="Consolas"/>
                <w:b/>
                <w:bCs/>
                <w:color w:val="7F0055"/>
                <w:kern w:val="0"/>
                <w:sz w:val="16"/>
                <w:szCs w:val="16"/>
              </w:rPr>
              <w:t>true</w:t>
            </w:r>
            <w:r>
              <w:rPr>
                <w:rFonts w:ascii="Consolas" w:hAnsi="Consolas" w:cs="Consolas"/>
                <w:color w:val="000000"/>
                <w:kern w:val="0"/>
                <w:sz w:val="16"/>
                <w:szCs w:val="16"/>
              </w:rPr>
              <w:t>);</w:t>
            </w:r>
          </w:p>
          <w:p w14:paraId="79D2109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0AD4044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2B58000" w14:textId="77777777" w:rsidR="00F340A5" w:rsidRDefault="00F340A5" w:rsidP="00F340A5">
            <w:pPr>
              <w:wordWrap/>
              <w:adjustRightInd w:val="0"/>
              <w:jc w:val="left"/>
              <w:rPr>
                <w:rFonts w:ascii="Consolas" w:hAnsi="Consolas" w:cs="Consolas"/>
                <w:kern w:val="0"/>
                <w:sz w:val="16"/>
                <w:szCs w:val="16"/>
              </w:rPr>
            </w:pPr>
          </w:p>
          <w:p w14:paraId="07FC2FC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ChallengeMode(Minefield </w:t>
            </w:r>
            <w:r>
              <w:rPr>
                <w:rFonts w:ascii="Consolas" w:hAnsi="Consolas" w:cs="Consolas"/>
                <w:color w:val="6A3E3E"/>
                <w:kern w:val="0"/>
                <w:sz w:val="16"/>
                <w:szCs w:val="16"/>
              </w:rPr>
              <w:t>minefield</w:t>
            </w:r>
            <w:r>
              <w:rPr>
                <w:rFonts w:ascii="Consolas" w:hAnsi="Consolas" w:cs="Consolas"/>
                <w:color w:val="000000"/>
                <w:kern w:val="0"/>
                <w:sz w:val="16"/>
                <w:szCs w:val="16"/>
              </w:rPr>
              <w:t>) {</w:t>
            </w:r>
          </w:p>
          <w:p w14:paraId="70C2C75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00"/>
                <w:kern w:val="0"/>
                <w:sz w:val="16"/>
                <w:szCs w:val="16"/>
              </w:rPr>
              <w:t>setLife</w:t>
            </w:r>
            <w:r>
              <w:rPr>
                <w:rFonts w:ascii="Consolas" w:hAnsi="Consolas" w:cs="Consolas"/>
                <w:color w:val="000000"/>
                <w:kern w:val="0"/>
                <w:sz w:val="16"/>
                <w:szCs w:val="16"/>
              </w:rPr>
              <w:t>(1);</w:t>
            </w:r>
          </w:p>
          <w:p w14:paraId="7B65DC0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initComponents();</w:t>
            </w:r>
          </w:p>
          <w:p w14:paraId="0DB64F6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setTitle(</w:t>
            </w:r>
            <w:r>
              <w:rPr>
                <w:rFonts w:ascii="Consolas" w:hAnsi="Consolas" w:cs="Consolas"/>
                <w:color w:val="2A00FF"/>
                <w:kern w:val="0"/>
                <w:sz w:val="16"/>
                <w:szCs w:val="16"/>
              </w:rPr>
              <w:t>"Challenge Game"</w:t>
            </w:r>
            <w:r>
              <w:rPr>
                <w:rFonts w:ascii="Consolas" w:hAnsi="Consolas" w:cs="Consolas"/>
                <w:color w:val="000000"/>
                <w:kern w:val="0"/>
                <w:sz w:val="16"/>
                <w:szCs w:val="16"/>
              </w:rPr>
              <w:t>);</w:t>
            </w:r>
          </w:p>
          <w:p w14:paraId="26112D6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isLeftPressed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7C07ECC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isRightPressed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5714AEF8" w14:textId="77777777" w:rsidR="00F340A5" w:rsidRDefault="00F340A5" w:rsidP="00F340A5">
            <w:pPr>
              <w:wordWrap/>
              <w:adjustRightInd w:val="0"/>
              <w:jc w:val="left"/>
              <w:rPr>
                <w:rFonts w:ascii="Consolas" w:hAnsi="Consolas" w:cs="Consolas"/>
                <w:kern w:val="0"/>
                <w:sz w:val="16"/>
                <w:szCs w:val="16"/>
              </w:rPr>
            </w:pPr>
          </w:p>
          <w:p w14:paraId="4F893DF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this</w:t>
            </w:r>
            <w:r>
              <w:rPr>
                <w:rFonts w:ascii="Consolas" w:hAnsi="Consolas" w:cs="Consolas"/>
                <w:color w:val="000000"/>
                <w:kern w:val="0"/>
                <w:sz w:val="16"/>
                <w:szCs w:val="16"/>
              </w:rPr>
              <w:t>.</w:t>
            </w:r>
            <w:r>
              <w:rPr>
                <w:rFonts w:ascii="Consolas" w:hAnsi="Consolas" w:cs="Consolas"/>
                <w:color w:val="0000C0"/>
                <w:kern w:val="0"/>
                <w:sz w:val="16"/>
                <w:szCs w:val="16"/>
              </w:rPr>
              <w:t>minefield</w:t>
            </w:r>
            <w:r>
              <w:rPr>
                <w:rFonts w:ascii="Consolas" w:hAnsi="Consolas" w:cs="Consolas"/>
                <w:color w:val="000000"/>
                <w:kern w:val="0"/>
                <w:sz w:val="16"/>
                <w:szCs w:val="16"/>
              </w:rPr>
              <w:t xml:space="preserve"> = </w:t>
            </w:r>
            <w:r>
              <w:rPr>
                <w:rFonts w:ascii="Consolas" w:hAnsi="Consolas" w:cs="Consolas"/>
                <w:color w:val="6A3E3E"/>
                <w:kern w:val="0"/>
                <w:sz w:val="16"/>
                <w:szCs w:val="16"/>
              </w:rPr>
              <w:t>minefield</w:t>
            </w:r>
            <w:r>
              <w:rPr>
                <w:rFonts w:ascii="Consolas" w:hAnsi="Consolas" w:cs="Consolas"/>
                <w:color w:val="000000"/>
                <w:kern w:val="0"/>
                <w:sz w:val="16"/>
                <w:szCs w:val="16"/>
              </w:rPr>
              <w:t>;</w:t>
            </w:r>
          </w:p>
          <w:p w14:paraId="5F1B9083" w14:textId="77777777" w:rsidR="00F340A5" w:rsidRDefault="00F340A5" w:rsidP="00F340A5">
            <w:pPr>
              <w:wordWrap/>
              <w:adjustRightInd w:val="0"/>
              <w:jc w:val="left"/>
              <w:rPr>
                <w:rFonts w:ascii="Consolas" w:hAnsi="Consolas" w:cs="Consolas"/>
                <w:kern w:val="0"/>
                <w:sz w:val="16"/>
                <w:szCs w:val="16"/>
              </w:rPr>
            </w:pPr>
          </w:p>
          <w:p w14:paraId="3F83D29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ButtonMinefield[</w:t>
            </w:r>
            <w:r>
              <w:rPr>
                <w:rFonts w:ascii="Consolas" w:hAnsi="Consolas" w:cs="Consolas"/>
                <w:color w:val="6A3E3E"/>
                <w:kern w:val="0"/>
                <w:sz w:val="16"/>
                <w:szCs w:val="16"/>
              </w:rPr>
              <w:t>minefield</w:t>
            </w:r>
            <w:r>
              <w:rPr>
                <w:rFonts w:ascii="Consolas" w:hAnsi="Consolas" w:cs="Consolas"/>
                <w:color w:val="000000"/>
                <w:kern w:val="0"/>
                <w:sz w:val="16"/>
                <w:szCs w:val="16"/>
              </w:rPr>
              <w:t>.getWidth()][</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3F340038" w14:textId="77777777" w:rsidR="00F340A5" w:rsidRDefault="00F340A5" w:rsidP="00F340A5">
            <w:pPr>
              <w:wordWrap/>
              <w:adjustRightInd w:val="0"/>
              <w:jc w:val="left"/>
              <w:rPr>
                <w:rFonts w:ascii="Consolas" w:hAnsi="Consolas" w:cs="Consolas"/>
                <w:kern w:val="0"/>
                <w:sz w:val="16"/>
                <w:szCs w:val="16"/>
              </w:rPr>
            </w:pPr>
          </w:p>
          <w:p w14:paraId="48F931B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getContentPane().setLayout(</w:t>
            </w:r>
            <w:r>
              <w:rPr>
                <w:rFonts w:ascii="Consolas" w:hAnsi="Consolas" w:cs="Consolas"/>
                <w:b/>
                <w:bCs/>
                <w:color w:val="7F0055"/>
                <w:kern w:val="0"/>
                <w:sz w:val="16"/>
                <w:szCs w:val="16"/>
              </w:rPr>
              <w:t>new</w:t>
            </w:r>
            <w:r>
              <w:rPr>
                <w:rFonts w:ascii="Consolas" w:hAnsi="Consolas" w:cs="Consolas"/>
                <w:color w:val="000000"/>
                <w:kern w:val="0"/>
                <w:sz w:val="16"/>
                <w:szCs w:val="16"/>
              </w:rPr>
              <w:t xml:space="preserve"> GridLayout(</w:t>
            </w:r>
            <w:r>
              <w:rPr>
                <w:rFonts w:ascii="Consolas" w:hAnsi="Consolas" w:cs="Consolas"/>
                <w:color w:val="6A3E3E"/>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minefield</w:t>
            </w:r>
            <w:r>
              <w:rPr>
                <w:rFonts w:ascii="Consolas" w:hAnsi="Consolas" w:cs="Consolas"/>
                <w:color w:val="000000"/>
                <w:kern w:val="0"/>
                <w:sz w:val="16"/>
                <w:szCs w:val="16"/>
              </w:rPr>
              <w:t>.getHeight()));</w:t>
            </w:r>
          </w:p>
          <w:p w14:paraId="1AF63837" w14:textId="77777777" w:rsidR="00F340A5" w:rsidRDefault="00F340A5" w:rsidP="00F340A5">
            <w:pPr>
              <w:wordWrap/>
              <w:adjustRightInd w:val="0"/>
              <w:jc w:val="left"/>
              <w:rPr>
                <w:rFonts w:ascii="Consolas" w:hAnsi="Consolas" w:cs="Consolas"/>
                <w:kern w:val="0"/>
                <w:sz w:val="16"/>
                <w:szCs w:val="16"/>
              </w:rPr>
            </w:pPr>
          </w:p>
          <w:p w14:paraId="72D768E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createButtons();</w:t>
            </w:r>
          </w:p>
          <w:p w14:paraId="4CE128DC" w14:textId="77777777" w:rsidR="00F340A5" w:rsidRDefault="00F340A5" w:rsidP="00F340A5">
            <w:pPr>
              <w:wordWrap/>
              <w:adjustRightInd w:val="0"/>
              <w:jc w:val="left"/>
              <w:rPr>
                <w:rFonts w:ascii="Consolas" w:hAnsi="Consolas" w:cs="Consolas"/>
                <w:kern w:val="0"/>
                <w:sz w:val="16"/>
                <w:szCs w:val="16"/>
              </w:rPr>
            </w:pPr>
          </w:p>
          <w:p w14:paraId="74E954F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366D67CA" w14:textId="77777777" w:rsidR="00F340A5" w:rsidRDefault="00F340A5" w:rsidP="00F340A5">
            <w:pPr>
              <w:wordWrap/>
              <w:adjustRightInd w:val="0"/>
              <w:jc w:val="left"/>
              <w:rPr>
                <w:rFonts w:ascii="Consolas" w:hAnsi="Consolas" w:cs="Consolas"/>
                <w:kern w:val="0"/>
                <w:sz w:val="16"/>
                <w:szCs w:val="16"/>
              </w:rPr>
            </w:pPr>
          </w:p>
          <w:p w14:paraId="73969F90" w14:textId="69E128EC" w:rsidR="00E14774" w:rsidRP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w:t>
            </w:r>
          </w:p>
        </w:tc>
      </w:tr>
    </w:tbl>
    <w:p w14:paraId="02F6EA87" w14:textId="77777777" w:rsidR="00361A57" w:rsidRDefault="00361A57" w:rsidP="00361A57"/>
    <w:p w14:paraId="0DEA5433" w14:textId="6F94BB01" w:rsidR="005958C8" w:rsidRDefault="005958C8" w:rsidP="005958C8">
      <w:pPr>
        <w:pStyle w:val="3"/>
        <w:ind w:left="480" w:hanging="480"/>
      </w:pPr>
      <w:bookmarkStart w:id="166" w:name="_Toc26783829"/>
      <w:r>
        <w:rPr>
          <w:rFonts w:hint="eastAsia"/>
        </w:rPr>
        <w:t>G</w:t>
      </w:r>
      <w:r>
        <w:t xml:space="preserve">ameWindow </w:t>
      </w:r>
      <w:r>
        <w:rPr>
          <w:rFonts w:hint="eastAsia"/>
        </w:rPr>
        <w:t>상속관계</w:t>
      </w:r>
      <w:r>
        <w:t xml:space="preserve"> </w:t>
      </w:r>
      <w:r>
        <w:rPr>
          <w:rFonts w:hint="eastAsia"/>
        </w:rPr>
        <w:t>생성</w:t>
      </w:r>
      <w:bookmarkEnd w:id="166"/>
    </w:p>
    <w:p w14:paraId="5BBA7CE1" w14:textId="2BC7E68A"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2EE403B1" w14:textId="249FE724" w:rsidR="00204D0E" w:rsidRPr="00204D0E" w:rsidRDefault="00204D0E" w:rsidP="00361A57">
      <w:pPr>
        <w:rPr>
          <w:szCs w:val="20"/>
        </w:rPr>
      </w:pPr>
      <w:r>
        <w:rPr>
          <w:rFonts w:hint="eastAsia"/>
          <w:szCs w:val="20"/>
        </w:rPr>
        <w:t xml:space="preserve"> </w:t>
      </w:r>
      <w:r>
        <w:rPr>
          <w:szCs w:val="20"/>
        </w:rPr>
        <w:t>Game</w:t>
      </w:r>
      <w:r>
        <w:rPr>
          <w:rFonts w:hint="eastAsia"/>
          <w:szCs w:val="20"/>
        </w:rPr>
        <w:t>W</w:t>
      </w:r>
      <w:r>
        <w:rPr>
          <w:szCs w:val="20"/>
        </w:rPr>
        <w:t xml:space="preserve">indow </w:t>
      </w:r>
      <w:r>
        <w:rPr>
          <w:rFonts w:hint="eastAsia"/>
          <w:szCs w:val="20"/>
        </w:rPr>
        <w:t>클래스를</w:t>
      </w:r>
      <w:r>
        <w:rPr>
          <w:szCs w:val="20"/>
        </w:rPr>
        <w:t xml:space="preserve"> </w:t>
      </w:r>
      <w:r>
        <w:rPr>
          <w:rFonts w:hint="eastAsia"/>
          <w:szCs w:val="20"/>
        </w:rPr>
        <w:t>부모,</w:t>
      </w:r>
      <w:r>
        <w:rPr>
          <w:szCs w:val="20"/>
        </w:rPr>
        <w:t xml:space="preserve"> </w:t>
      </w:r>
      <w:r w:rsidR="002A6D57">
        <w:rPr>
          <w:szCs w:val="20"/>
        </w:rPr>
        <w:t>Multi</w:t>
      </w:r>
      <w:r>
        <w:rPr>
          <w:szCs w:val="20"/>
        </w:rPr>
        <w:t>, Custom, Classic, Chellange</w:t>
      </w:r>
      <w:r>
        <w:rPr>
          <w:rFonts w:hint="eastAsia"/>
          <w:szCs w:val="20"/>
        </w:rPr>
        <w:t xml:space="preserve"> 클래스를 자식으로 하여 상속관계를 생성한다.</w:t>
      </w:r>
      <w:r>
        <w:rPr>
          <w:szCs w:val="20"/>
        </w:rPr>
        <w:t xml:space="preserve"> </w:t>
      </w:r>
      <w:r>
        <w:rPr>
          <w:rFonts w:hint="eastAsia"/>
          <w:szCs w:val="20"/>
        </w:rPr>
        <w:t xml:space="preserve">중첩되는 코드들을 </w:t>
      </w:r>
      <w:r>
        <w:rPr>
          <w:szCs w:val="20"/>
        </w:rPr>
        <w:t>GameWindow</w:t>
      </w:r>
      <w:r>
        <w:rPr>
          <w:rFonts w:hint="eastAsia"/>
          <w:szCs w:val="20"/>
        </w:rPr>
        <w:t xml:space="preserve"> 클래스에 정의,</w:t>
      </w:r>
      <w:r>
        <w:rPr>
          <w:szCs w:val="20"/>
        </w:rPr>
        <w:t xml:space="preserve"> </w:t>
      </w:r>
      <w:r>
        <w:rPr>
          <w:rFonts w:hint="eastAsia"/>
          <w:szCs w:val="20"/>
        </w:rPr>
        <w:t>사용하여 중복코드를 제거한다.</w:t>
      </w:r>
      <w:r>
        <w:rPr>
          <w:szCs w:val="20"/>
        </w:rPr>
        <w:t xml:space="preserve"> </w:t>
      </w:r>
      <w:r>
        <w:rPr>
          <w:rFonts w:hint="eastAsia"/>
          <w:szCs w:val="20"/>
        </w:rPr>
        <w:t xml:space="preserve">필요시 오버라이딩으로 필요한 기능으로 하여 사용한다. </w:t>
      </w:r>
    </w:p>
    <w:p w14:paraId="1C55A380" w14:textId="77777777" w:rsidR="00361A57" w:rsidRP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F340A5" w14:paraId="0F9465D5" w14:textId="77777777" w:rsidTr="00F340A5">
        <w:tc>
          <w:tcPr>
            <w:tcW w:w="9016" w:type="dxa"/>
          </w:tcPr>
          <w:p w14:paraId="6D4773B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w:t>
            </w:r>
            <w:r>
              <w:rPr>
                <w:rFonts w:ascii="Consolas" w:hAnsi="Consolas" w:cs="Consolas"/>
                <w:color w:val="000000"/>
                <w:kern w:val="0"/>
                <w:sz w:val="16"/>
                <w:szCs w:val="16"/>
                <w:u w:val="single"/>
              </w:rPr>
              <w:t>GameWindow</w:t>
            </w:r>
            <w:r>
              <w:rPr>
                <w:rFonts w:ascii="Consolas" w:hAnsi="Consolas" w:cs="Consolas"/>
                <w:color w:val="000000"/>
                <w:kern w:val="0"/>
                <w:sz w:val="16"/>
                <w:szCs w:val="16"/>
              </w:rPr>
              <w:t xml:space="preserve"> </w:t>
            </w:r>
            <w:r>
              <w:rPr>
                <w:rFonts w:ascii="Consolas" w:hAnsi="Consolas" w:cs="Consolas"/>
                <w:b/>
                <w:bCs/>
                <w:color w:val="7F0055"/>
                <w:kern w:val="0"/>
                <w:sz w:val="16"/>
                <w:szCs w:val="16"/>
              </w:rPr>
              <w:t>extends</w:t>
            </w:r>
            <w:r>
              <w:rPr>
                <w:rFonts w:ascii="Consolas" w:hAnsi="Consolas" w:cs="Consolas"/>
                <w:color w:val="000000"/>
                <w:kern w:val="0"/>
                <w:sz w:val="16"/>
                <w:szCs w:val="16"/>
              </w:rPr>
              <w:t xml:space="preserve"> javax.swing.JFrame {</w:t>
            </w:r>
          </w:p>
          <w:p w14:paraId="693031B0" w14:textId="77777777" w:rsidR="00F340A5" w:rsidRDefault="00F340A5" w:rsidP="00F340A5">
            <w:pPr>
              <w:wordWrap/>
              <w:adjustRightInd w:val="0"/>
              <w:jc w:val="left"/>
              <w:rPr>
                <w:rFonts w:ascii="Consolas" w:hAnsi="Consolas" w:cs="Consolas"/>
                <w:kern w:val="0"/>
                <w:sz w:val="16"/>
                <w:szCs w:val="16"/>
              </w:rPr>
            </w:pPr>
          </w:p>
          <w:p w14:paraId="78EF1BE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JMenuBar </w:t>
            </w:r>
            <w:r>
              <w:rPr>
                <w:rFonts w:ascii="Consolas" w:hAnsi="Consolas" w:cs="Consolas"/>
                <w:color w:val="0000C0"/>
                <w:kern w:val="0"/>
                <w:sz w:val="16"/>
                <w:szCs w:val="16"/>
              </w:rPr>
              <w:t>jmb</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JMenuBar();</w:t>
            </w:r>
          </w:p>
          <w:p w14:paraId="080E6D80"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JMenu </w:t>
            </w:r>
            <w:r>
              <w:rPr>
                <w:rFonts w:ascii="Consolas" w:hAnsi="Consolas" w:cs="Consolas"/>
                <w:color w:val="0000C0"/>
                <w:kern w:val="0"/>
                <w:sz w:val="16"/>
                <w:szCs w:val="16"/>
              </w:rPr>
              <w:t>showLifeMenu</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JMenu();</w:t>
            </w:r>
          </w:p>
          <w:p w14:paraId="2C8B6F4A" w14:textId="77777777" w:rsidR="00F340A5" w:rsidRDefault="00F340A5" w:rsidP="00F340A5">
            <w:pPr>
              <w:wordWrap/>
              <w:adjustRightInd w:val="0"/>
              <w:jc w:val="left"/>
              <w:rPr>
                <w:rFonts w:ascii="Consolas" w:hAnsi="Consolas" w:cs="Consolas"/>
                <w:kern w:val="0"/>
                <w:sz w:val="16"/>
                <w:szCs w:val="16"/>
              </w:rPr>
            </w:pPr>
          </w:p>
          <w:p w14:paraId="7C392EA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ButtonMinefield[][] </w:t>
            </w:r>
            <w:r>
              <w:rPr>
                <w:rFonts w:ascii="Consolas" w:hAnsi="Consolas" w:cs="Consolas"/>
                <w:color w:val="0000C0"/>
                <w:kern w:val="0"/>
                <w:sz w:val="16"/>
                <w:szCs w:val="16"/>
              </w:rPr>
              <w:t>buttons</w:t>
            </w:r>
            <w:r>
              <w:rPr>
                <w:rFonts w:ascii="Consolas" w:hAnsi="Consolas" w:cs="Consolas"/>
                <w:color w:val="000000"/>
                <w:kern w:val="0"/>
                <w:sz w:val="16"/>
                <w:szCs w:val="16"/>
              </w:rPr>
              <w:t>;</w:t>
            </w:r>
          </w:p>
          <w:p w14:paraId="38C0263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Minefield </w:t>
            </w:r>
            <w:r>
              <w:rPr>
                <w:rFonts w:ascii="Consolas" w:hAnsi="Consolas" w:cs="Consolas"/>
                <w:color w:val="0000C0"/>
                <w:kern w:val="0"/>
                <w:sz w:val="16"/>
                <w:szCs w:val="16"/>
              </w:rPr>
              <w:t>minefield</w:t>
            </w:r>
            <w:r>
              <w:rPr>
                <w:rFonts w:ascii="Consolas" w:hAnsi="Consolas" w:cs="Consolas"/>
                <w:color w:val="000000"/>
                <w:kern w:val="0"/>
                <w:sz w:val="16"/>
                <w:szCs w:val="16"/>
              </w:rPr>
              <w:t>;</w:t>
            </w:r>
          </w:p>
          <w:p w14:paraId="3E8712E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RecordTable </w:t>
            </w:r>
            <w:r>
              <w:rPr>
                <w:rFonts w:ascii="Consolas" w:hAnsi="Consolas" w:cs="Consolas"/>
                <w:color w:val="0000C0"/>
                <w:kern w:val="0"/>
                <w:sz w:val="16"/>
                <w:szCs w:val="16"/>
              </w:rPr>
              <w:t>record</w:t>
            </w:r>
            <w:r>
              <w:rPr>
                <w:rFonts w:ascii="Consolas" w:hAnsi="Consolas" w:cs="Consolas"/>
                <w:color w:val="000000"/>
                <w:kern w:val="0"/>
                <w:sz w:val="16"/>
                <w:szCs w:val="16"/>
              </w:rPr>
              <w:t>;</w:t>
            </w:r>
          </w:p>
          <w:p w14:paraId="5EEDED1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color w:val="0000C0"/>
                <w:kern w:val="0"/>
                <w:sz w:val="16"/>
                <w:szCs w:val="16"/>
              </w:rPr>
              <w:t>isLeftPressed</w:t>
            </w:r>
            <w:r>
              <w:rPr>
                <w:rFonts w:ascii="Consolas" w:hAnsi="Consolas" w:cs="Consolas"/>
                <w:color w:val="000000"/>
                <w:kern w:val="0"/>
                <w:sz w:val="16"/>
                <w:szCs w:val="16"/>
              </w:rPr>
              <w:t>;</w:t>
            </w:r>
          </w:p>
          <w:p w14:paraId="68AE0AE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boolean</w:t>
            </w:r>
            <w:r>
              <w:rPr>
                <w:rFonts w:ascii="Consolas" w:hAnsi="Consolas" w:cs="Consolas"/>
                <w:color w:val="000000"/>
                <w:kern w:val="0"/>
                <w:sz w:val="16"/>
                <w:szCs w:val="16"/>
              </w:rPr>
              <w:t xml:space="preserve"> </w:t>
            </w:r>
            <w:r>
              <w:rPr>
                <w:rFonts w:ascii="Consolas" w:hAnsi="Consolas" w:cs="Consolas"/>
                <w:color w:val="0000C0"/>
                <w:kern w:val="0"/>
                <w:sz w:val="16"/>
                <w:szCs w:val="16"/>
              </w:rPr>
              <w:t>isRightPressed</w:t>
            </w:r>
            <w:r>
              <w:rPr>
                <w:rFonts w:ascii="Consolas" w:hAnsi="Consolas" w:cs="Consolas"/>
                <w:color w:val="000000"/>
                <w:kern w:val="0"/>
                <w:sz w:val="16"/>
                <w:szCs w:val="16"/>
              </w:rPr>
              <w:t>;</w:t>
            </w:r>
          </w:p>
          <w:p w14:paraId="77E662C4" w14:textId="77777777" w:rsidR="00F340A5" w:rsidRDefault="00F340A5" w:rsidP="00F340A5">
            <w:pPr>
              <w:wordWrap/>
              <w:adjustRightInd w:val="0"/>
              <w:jc w:val="left"/>
              <w:rPr>
                <w:rFonts w:ascii="Consolas" w:hAnsi="Consolas" w:cs="Consolas"/>
                <w:kern w:val="0"/>
                <w:sz w:val="16"/>
                <w:szCs w:val="16"/>
              </w:rPr>
            </w:pPr>
          </w:p>
          <w:p w14:paraId="5C67E14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i/>
                <w:iCs/>
                <w:color w:val="0000C0"/>
                <w:kern w:val="0"/>
                <w:sz w:val="16"/>
                <w:szCs w:val="16"/>
              </w:rPr>
              <w:t>life</w:t>
            </w:r>
            <w:r>
              <w:rPr>
                <w:rFonts w:ascii="Consolas" w:hAnsi="Consolas" w:cs="Consolas"/>
                <w:color w:val="000000"/>
                <w:kern w:val="0"/>
                <w:sz w:val="16"/>
                <w:szCs w:val="16"/>
              </w:rPr>
              <w:t xml:space="preserve"> = 1;</w:t>
            </w:r>
          </w:p>
          <w:p w14:paraId="183A462C" w14:textId="77777777" w:rsidR="00F340A5" w:rsidRDefault="00F340A5" w:rsidP="00F340A5">
            <w:pPr>
              <w:wordWrap/>
              <w:adjustRightInd w:val="0"/>
              <w:jc w:val="left"/>
              <w:rPr>
                <w:rFonts w:ascii="Consolas" w:hAnsi="Consolas" w:cs="Consolas"/>
                <w:kern w:val="0"/>
                <w:sz w:val="16"/>
                <w:szCs w:val="16"/>
              </w:rPr>
            </w:pPr>
          </w:p>
          <w:p w14:paraId="0EA2D69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getLife() {</w:t>
            </w:r>
          </w:p>
          <w:p w14:paraId="180FE33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 xml:space="preserve"> </w:t>
            </w:r>
            <w:r>
              <w:rPr>
                <w:rFonts w:ascii="Consolas" w:hAnsi="Consolas" w:cs="Consolas"/>
                <w:i/>
                <w:iCs/>
                <w:color w:val="0000C0"/>
                <w:kern w:val="0"/>
                <w:sz w:val="16"/>
                <w:szCs w:val="16"/>
              </w:rPr>
              <w:t>life</w:t>
            </w:r>
            <w:r>
              <w:rPr>
                <w:rFonts w:ascii="Consolas" w:hAnsi="Consolas" w:cs="Consolas"/>
                <w:color w:val="000000"/>
                <w:kern w:val="0"/>
                <w:sz w:val="16"/>
                <w:szCs w:val="16"/>
              </w:rPr>
              <w:t>;</w:t>
            </w:r>
          </w:p>
          <w:p w14:paraId="348D2FF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2776E9C8" w14:textId="77777777" w:rsidR="00F340A5" w:rsidRDefault="00F340A5" w:rsidP="00F340A5">
            <w:pPr>
              <w:wordWrap/>
              <w:adjustRightInd w:val="0"/>
              <w:jc w:val="left"/>
              <w:rPr>
                <w:rFonts w:ascii="Consolas" w:hAnsi="Consolas" w:cs="Consolas"/>
                <w:kern w:val="0"/>
                <w:sz w:val="16"/>
                <w:szCs w:val="16"/>
              </w:rPr>
            </w:pPr>
          </w:p>
          <w:p w14:paraId="17F3749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setLife(</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setlife</w:t>
            </w:r>
            <w:r>
              <w:rPr>
                <w:rFonts w:ascii="Consolas" w:hAnsi="Consolas" w:cs="Consolas"/>
                <w:color w:val="000000"/>
                <w:kern w:val="0"/>
                <w:sz w:val="16"/>
                <w:szCs w:val="16"/>
              </w:rPr>
              <w:t>) {</w:t>
            </w:r>
          </w:p>
          <w:p w14:paraId="71CBF9D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life</w:t>
            </w:r>
            <w:r>
              <w:rPr>
                <w:rFonts w:ascii="Consolas" w:hAnsi="Consolas" w:cs="Consolas"/>
                <w:color w:val="000000"/>
                <w:kern w:val="0"/>
                <w:sz w:val="16"/>
                <w:szCs w:val="16"/>
              </w:rPr>
              <w:t xml:space="preserve"> = </w:t>
            </w:r>
            <w:r>
              <w:rPr>
                <w:rFonts w:ascii="Consolas" w:hAnsi="Consolas" w:cs="Consolas"/>
                <w:color w:val="6A3E3E"/>
                <w:kern w:val="0"/>
                <w:sz w:val="16"/>
                <w:szCs w:val="16"/>
              </w:rPr>
              <w:t>setlife</w:t>
            </w:r>
            <w:r>
              <w:rPr>
                <w:rFonts w:ascii="Consolas" w:hAnsi="Consolas" w:cs="Consolas"/>
                <w:color w:val="000000"/>
                <w:kern w:val="0"/>
                <w:sz w:val="16"/>
                <w:szCs w:val="16"/>
              </w:rPr>
              <w:t>;</w:t>
            </w:r>
          </w:p>
          <w:p w14:paraId="393D00D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74569152" w14:textId="77777777" w:rsidR="00F340A5" w:rsidRDefault="00F340A5" w:rsidP="00F340A5">
            <w:pPr>
              <w:wordWrap/>
              <w:adjustRightInd w:val="0"/>
              <w:jc w:val="left"/>
              <w:rPr>
                <w:rFonts w:ascii="Consolas" w:hAnsi="Consolas" w:cs="Consolas"/>
                <w:kern w:val="0"/>
                <w:sz w:val="16"/>
                <w:szCs w:val="16"/>
              </w:rPr>
            </w:pPr>
          </w:p>
          <w:p w14:paraId="3811E6B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updateButtonsStates() {</w:t>
            </w:r>
          </w:p>
          <w:p w14:paraId="21CD7C2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for</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x</w:t>
            </w:r>
            <w:r>
              <w:rPr>
                <w:rFonts w:ascii="Consolas" w:hAnsi="Consolas" w:cs="Consolas"/>
                <w:color w:val="000000"/>
                <w:kern w:val="0"/>
                <w:sz w:val="16"/>
                <w:szCs w:val="16"/>
              </w:rPr>
              <w:t xml:space="preserve"> = 0; </w:t>
            </w:r>
            <w:r>
              <w:rPr>
                <w:rFonts w:ascii="Consolas" w:hAnsi="Consolas" w:cs="Consolas"/>
                <w:color w:val="6A3E3E"/>
                <w:kern w:val="0"/>
                <w:sz w:val="16"/>
                <w:szCs w:val="16"/>
              </w:rPr>
              <w:t>x</w:t>
            </w:r>
            <w:r>
              <w:rPr>
                <w:rFonts w:ascii="Consolas" w:hAnsi="Consolas" w:cs="Consolas"/>
                <w:color w:val="000000"/>
                <w:kern w:val="0"/>
                <w:sz w:val="16"/>
                <w:szCs w:val="16"/>
              </w:rPr>
              <w:t xml:space="preserve"> &lt;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x</w:t>
            </w:r>
            <w:r>
              <w:rPr>
                <w:rFonts w:ascii="Consolas" w:hAnsi="Consolas" w:cs="Consolas"/>
                <w:color w:val="000000"/>
                <w:kern w:val="0"/>
                <w:sz w:val="16"/>
                <w:szCs w:val="16"/>
              </w:rPr>
              <w:t>++) {</w:t>
            </w:r>
          </w:p>
          <w:p w14:paraId="6320FDC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for</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0; </w:t>
            </w:r>
            <w:r>
              <w:rPr>
                <w:rFonts w:ascii="Consolas" w:hAnsi="Consolas" w:cs="Consolas"/>
                <w:color w:val="6A3E3E"/>
                <w:kern w:val="0"/>
                <w:sz w:val="16"/>
                <w:szCs w:val="16"/>
              </w:rPr>
              <w:t>y</w:t>
            </w:r>
            <w:r>
              <w:rPr>
                <w:rFonts w:ascii="Consolas" w:hAnsi="Consolas" w:cs="Consolas"/>
                <w:color w:val="000000"/>
                <w:kern w:val="0"/>
                <w:sz w:val="16"/>
                <w:szCs w:val="16"/>
              </w:rPr>
              <w:t xml:space="preserve"> &lt;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.getHeight(); </w:t>
            </w:r>
            <w:r>
              <w:rPr>
                <w:rFonts w:ascii="Consolas" w:hAnsi="Consolas" w:cs="Consolas"/>
                <w:color w:val="6A3E3E"/>
                <w:kern w:val="0"/>
                <w:sz w:val="16"/>
                <w:szCs w:val="16"/>
              </w:rPr>
              <w:t>y</w:t>
            </w:r>
            <w:r>
              <w:rPr>
                <w:rFonts w:ascii="Consolas" w:hAnsi="Consolas" w:cs="Consolas"/>
                <w:color w:val="000000"/>
                <w:kern w:val="0"/>
                <w:sz w:val="16"/>
                <w:szCs w:val="16"/>
              </w:rPr>
              <w:t>++) {</w:t>
            </w:r>
          </w:p>
          <w:p w14:paraId="03B4565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w:t>
            </w:r>
            <w:r>
              <w:rPr>
                <w:rFonts w:ascii="Consolas" w:hAnsi="Consolas" w:cs="Consolas"/>
                <w:color w:val="6A3E3E"/>
                <w:kern w:val="0"/>
                <w:sz w:val="16"/>
                <w:szCs w:val="16"/>
              </w:rPr>
              <w:t>x</w:t>
            </w:r>
            <w:r>
              <w:rPr>
                <w:rFonts w:ascii="Consolas" w:hAnsi="Consolas" w:cs="Consolas"/>
                <w:color w:val="000000"/>
                <w:kern w:val="0"/>
                <w:sz w:val="16"/>
                <w:szCs w:val="16"/>
              </w:rPr>
              <w:t>][</w:t>
            </w:r>
            <w:r>
              <w:rPr>
                <w:rFonts w:ascii="Consolas" w:hAnsi="Consolas" w:cs="Consolas"/>
                <w:color w:val="6A3E3E"/>
                <w:kern w:val="0"/>
                <w:sz w:val="16"/>
                <w:szCs w:val="16"/>
              </w:rPr>
              <w:t>y</w:t>
            </w:r>
            <w:r>
              <w:rPr>
                <w:rFonts w:ascii="Consolas" w:hAnsi="Consolas" w:cs="Consolas"/>
                <w:color w:val="000000"/>
                <w:kern w:val="0"/>
                <w:sz w:val="16"/>
                <w:szCs w:val="16"/>
              </w:rPr>
              <w:t>].setEstado(</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3861376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04971E3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346E2B5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181BE3E" w14:textId="77777777" w:rsidR="00F340A5" w:rsidRDefault="00F340A5" w:rsidP="00F340A5">
            <w:pPr>
              <w:wordWrap/>
              <w:adjustRightInd w:val="0"/>
              <w:jc w:val="left"/>
              <w:rPr>
                <w:rFonts w:ascii="Consolas" w:hAnsi="Consolas" w:cs="Consolas"/>
                <w:kern w:val="0"/>
                <w:sz w:val="16"/>
                <w:szCs w:val="16"/>
              </w:rPr>
            </w:pPr>
          </w:p>
          <w:p w14:paraId="696BF9E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victoryAction() {</w:t>
            </w:r>
          </w:p>
          <w:p w14:paraId="6E5E372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p>
          <w:p w14:paraId="2F75E51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2A00FF"/>
                <w:kern w:val="0"/>
                <w:sz w:val="16"/>
                <w:szCs w:val="16"/>
              </w:rPr>
              <w:t>"Congratulations. You managed to discover all the mines in "</w:t>
            </w:r>
          </w:p>
          <w:p w14:paraId="58E2D08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.getGameDuration() / 1000) + </w:t>
            </w:r>
            <w:r>
              <w:rPr>
                <w:rFonts w:ascii="Consolas" w:hAnsi="Consolas" w:cs="Consolas"/>
                <w:color w:val="2A00FF"/>
                <w:kern w:val="0"/>
                <w:sz w:val="16"/>
                <w:szCs w:val="16"/>
              </w:rPr>
              <w:t>" seconds"</w:t>
            </w:r>
            <w:r>
              <w:rPr>
                <w:rFonts w:ascii="Consolas" w:hAnsi="Consolas" w:cs="Consolas"/>
                <w:color w:val="000000"/>
                <w:kern w:val="0"/>
                <w:sz w:val="16"/>
                <w:szCs w:val="16"/>
              </w:rPr>
              <w:t>,</w:t>
            </w:r>
          </w:p>
          <w:p w14:paraId="1066290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2A00FF"/>
                <w:kern w:val="0"/>
                <w:sz w:val="16"/>
                <w:szCs w:val="16"/>
              </w:rPr>
              <w:t>"victory"</w:t>
            </w:r>
            <w:r>
              <w:rPr>
                <w:rFonts w:ascii="Consolas" w:hAnsi="Consolas" w:cs="Consolas"/>
                <w:color w:val="000000"/>
                <w:kern w:val="0"/>
                <w:sz w:val="16"/>
                <w:szCs w:val="16"/>
              </w:rPr>
              <w:t>, 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3A40B98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601B1F0D" w14:textId="77777777" w:rsidR="00F340A5" w:rsidRDefault="00F340A5" w:rsidP="00F340A5">
            <w:pPr>
              <w:wordWrap/>
              <w:adjustRightInd w:val="0"/>
              <w:jc w:val="left"/>
              <w:rPr>
                <w:rFonts w:ascii="Consolas" w:hAnsi="Consolas" w:cs="Consolas"/>
                <w:kern w:val="0"/>
                <w:sz w:val="16"/>
                <w:szCs w:val="16"/>
              </w:rPr>
            </w:pPr>
          </w:p>
          <w:p w14:paraId="0B8324D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defeatedAction() {</w:t>
            </w:r>
          </w:p>
          <w:p w14:paraId="4129344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JOptionPane.</w:t>
            </w:r>
            <w:r>
              <w:rPr>
                <w:rFonts w:ascii="Consolas" w:hAnsi="Consolas" w:cs="Consolas"/>
                <w:i/>
                <w:iCs/>
                <w:color w:val="000000"/>
                <w:kern w:val="0"/>
                <w:sz w:val="16"/>
                <w:szCs w:val="16"/>
              </w:rPr>
              <w:t>showMessageDialog</w:t>
            </w:r>
            <w:r>
              <w:rPr>
                <w:rFonts w:ascii="Consolas" w:hAnsi="Consolas" w:cs="Consolas"/>
                <w:color w:val="000000"/>
                <w:kern w:val="0"/>
                <w:sz w:val="16"/>
                <w:szCs w:val="16"/>
              </w:rPr>
              <w:t>(</w:t>
            </w:r>
            <w:r>
              <w:rPr>
                <w:rFonts w:ascii="Consolas" w:hAnsi="Consolas" w:cs="Consolas"/>
                <w:b/>
                <w:bCs/>
                <w:color w:val="7F0055"/>
                <w:kern w:val="0"/>
                <w:sz w:val="16"/>
                <w:szCs w:val="16"/>
              </w:rPr>
              <w:t>null</w:t>
            </w:r>
            <w:r>
              <w:rPr>
                <w:rFonts w:ascii="Consolas" w:hAnsi="Consolas" w:cs="Consolas"/>
                <w:color w:val="000000"/>
                <w:kern w:val="0"/>
                <w:sz w:val="16"/>
                <w:szCs w:val="16"/>
              </w:rPr>
              <w:t xml:space="preserve">, </w:t>
            </w:r>
            <w:r>
              <w:rPr>
                <w:rFonts w:ascii="Consolas" w:hAnsi="Consolas" w:cs="Consolas"/>
                <w:color w:val="2A00FF"/>
                <w:kern w:val="0"/>
                <w:sz w:val="16"/>
                <w:szCs w:val="16"/>
              </w:rPr>
              <w:t>"Oh, a mine broke"</w:t>
            </w:r>
            <w:r>
              <w:rPr>
                <w:rFonts w:ascii="Consolas" w:hAnsi="Consolas" w:cs="Consolas"/>
                <w:color w:val="000000"/>
                <w:kern w:val="0"/>
                <w:sz w:val="16"/>
                <w:szCs w:val="16"/>
              </w:rPr>
              <w:t xml:space="preserve">, </w:t>
            </w:r>
            <w:r>
              <w:rPr>
                <w:rFonts w:ascii="Consolas" w:hAnsi="Consolas" w:cs="Consolas"/>
                <w:color w:val="2A00FF"/>
                <w:kern w:val="0"/>
                <w:sz w:val="16"/>
                <w:szCs w:val="16"/>
              </w:rPr>
              <w:t>"Lost!"</w:t>
            </w:r>
            <w:r>
              <w:rPr>
                <w:rFonts w:ascii="Consolas" w:hAnsi="Consolas" w:cs="Consolas"/>
                <w:color w:val="000000"/>
                <w:kern w:val="0"/>
                <w:sz w:val="16"/>
                <w:szCs w:val="16"/>
              </w:rPr>
              <w:t>, JOptionPane.</w:t>
            </w:r>
            <w:r>
              <w:rPr>
                <w:rFonts w:ascii="Consolas" w:hAnsi="Consolas" w:cs="Consolas"/>
                <w:b/>
                <w:bCs/>
                <w:i/>
                <w:iCs/>
                <w:color w:val="0000C0"/>
                <w:kern w:val="0"/>
                <w:sz w:val="16"/>
                <w:szCs w:val="16"/>
              </w:rPr>
              <w:t>INFORMATION_MESSAGE</w:t>
            </w:r>
            <w:r>
              <w:rPr>
                <w:rFonts w:ascii="Consolas" w:hAnsi="Consolas" w:cs="Consolas"/>
                <w:color w:val="000000"/>
                <w:kern w:val="0"/>
                <w:sz w:val="16"/>
                <w:szCs w:val="16"/>
              </w:rPr>
              <w:t>);</w:t>
            </w:r>
          </w:p>
          <w:p w14:paraId="64C68DE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303E0300" w14:textId="77777777" w:rsidR="00F340A5" w:rsidRDefault="00F340A5" w:rsidP="00F340A5">
            <w:pPr>
              <w:wordWrap/>
              <w:adjustRightInd w:val="0"/>
              <w:jc w:val="left"/>
              <w:rPr>
                <w:rFonts w:ascii="Consolas" w:hAnsi="Consolas" w:cs="Consolas"/>
                <w:kern w:val="0"/>
                <w:sz w:val="16"/>
                <w:szCs w:val="16"/>
              </w:rPr>
            </w:pPr>
          </w:p>
          <w:p w14:paraId="5605E00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clickEvent() {</w:t>
            </w:r>
          </w:p>
          <w:p w14:paraId="3A7156B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.isGameFinished()) {</w:t>
            </w:r>
          </w:p>
          <w:p w14:paraId="2919B92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.isPlayerDefeated()) {</w:t>
            </w:r>
          </w:p>
          <w:p w14:paraId="5AE1BA6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defeatedAction();</w:t>
            </w:r>
          </w:p>
          <w:p w14:paraId="20B7FC9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4D61450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victoryAction();</w:t>
            </w:r>
          </w:p>
          <w:p w14:paraId="27A11AA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A87F94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setVisible(</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7D7290E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2F2EAB2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2C6946CC" w14:textId="77777777" w:rsidR="00F340A5" w:rsidRDefault="00F340A5" w:rsidP="00F340A5">
            <w:pPr>
              <w:wordWrap/>
              <w:adjustRightInd w:val="0"/>
              <w:jc w:val="left"/>
              <w:rPr>
                <w:rFonts w:ascii="Consolas" w:hAnsi="Consolas" w:cs="Consolas"/>
                <w:kern w:val="0"/>
                <w:sz w:val="16"/>
                <w:szCs w:val="16"/>
              </w:rPr>
            </w:pPr>
          </w:p>
          <w:p w14:paraId="5DCDC01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 xml:space="preserve">ActionListener </w:t>
            </w:r>
            <w:r>
              <w:rPr>
                <w:rFonts w:ascii="Consolas" w:hAnsi="Consolas" w:cs="Consolas"/>
                <w:color w:val="0000C0"/>
                <w:kern w:val="0"/>
                <w:sz w:val="16"/>
                <w:szCs w:val="16"/>
              </w:rPr>
              <w:t>action</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ActionListener() {</w:t>
            </w:r>
          </w:p>
          <w:p w14:paraId="394F5D9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34C55F6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actionPerformed(ActionEvent </w:t>
            </w:r>
            <w:r>
              <w:rPr>
                <w:rFonts w:ascii="Consolas" w:hAnsi="Consolas" w:cs="Consolas"/>
                <w:color w:val="6A3E3E"/>
                <w:kern w:val="0"/>
                <w:sz w:val="16"/>
                <w:szCs w:val="16"/>
              </w:rPr>
              <w:t>e</w:t>
            </w:r>
            <w:r>
              <w:rPr>
                <w:rFonts w:ascii="Consolas" w:hAnsi="Consolas" w:cs="Consolas"/>
                <w:color w:val="000000"/>
                <w:kern w:val="0"/>
                <w:sz w:val="16"/>
                <w:szCs w:val="16"/>
              </w:rPr>
              <w:t>) {</w:t>
            </w:r>
          </w:p>
          <w:p w14:paraId="12E93F6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ButtonMinefield </w:t>
            </w:r>
            <w:r>
              <w:rPr>
                <w:rFonts w:ascii="Consolas" w:hAnsi="Consolas" w:cs="Consolas"/>
                <w:color w:val="6A3E3E"/>
                <w:kern w:val="0"/>
                <w:sz w:val="16"/>
                <w:szCs w:val="16"/>
              </w:rPr>
              <w:t>button</w:t>
            </w:r>
            <w:r>
              <w:rPr>
                <w:rFonts w:ascii="Consolas" w:hAnsi="Consolas" w:cs="Consolas"/>
                <w:color w:val="000000"/>
                <w:kern w:val="0"/>
                <w:sz w:val="16"/>
                <w:szCs w:val="16"/>
              </w:rPr>
              <w:t xml:space="preserve"> = (ButtonMinefield) </w:t>
            </w:r>
            <w:r>
              <w:rPr>
                <w:rFonts w:ascii="Consolas" w:hAnsi="Consolas" w:cs="Consolas"/>
                <w:color w:val="6A3E3E"/>
                <w:kern w:val="0"/>
                <w:sz w:val="16"/>
                <w:szCs w:val="16"/>
              </w:rPr>
              <w:t>e</w:t>
            </w:r>
            <w:r>
              <w:rPr>
                <w:rFonts w:ascii="Consolas" w:hAnsi="Consolas" w:cs="Consolas"/>
                <w:color w:val="000000"/>
                <w:kern w:val="0"/>
                <w:sz w:val="16"/>
                <w:szCs w:val="16"/>
              </w:rPr>
              <w:t>.getSource();</w:t>
            </w:r>
          </w:p>
          <w:p w14:paraId="1931C4C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x</w:t>
            </w:r>
            <w:r>
              <w:rPr>
                <w:rFonts w:ascii="Consolas" w:hAnsi="Consolas" w:cs="Consolas"/>
                <w:color w:val="000000"/>
                <w:kern w:val="0"/>
                <w:sz w:val="16"/>
                <w:szCs w:val="16"/>
              </w:rPr>
              <w:t xml:space="preserve"> = </w:t>
            </w:r>
            <w:r>
              <w:rPr>
                <w:rFonts w:ascii="Consolas" w:hAnsi="Consolas" w:cs="Consolas"/>
                <w:color w:val="6A3E3E"/>
                <w:kern w:val="0"/>
                <w:sz w:val="16"/>
                <w:szCs w:val="16"/>
              </w:rPr>
              <w:t>button</w:t>
            </w:r>
            <w:r>
              <w:rPr>
                <w:rFonts w:ascii="Consolas" w:hAnsi="Consolas" w:cs="Consolas"/>
                <w:color w:val="000000"/>
                <w:kern w:val="0"/>
                <w:sz w:val="16"/>
                <w:szCs w:val="16"/>
              </w:rPr>
              <w:t>.getCol();</w:t>
            </w:r>
          </w:p>
          <w:p w14:paraId="25570440"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color w:val="6A3E3E"/>
                <w:kern w:val="0"/>
                <w:sz w:val="16"/>
                <w:szCs w:val="16"/>
              </w:rPr>
              <w:t>button</w:t>
            </w:r>
            <w:r>
              <w:rPr>
                <w:rFonts w:ascii="Consolas" w:hAnsi="Consolas" w:cs="Consolas"/>
                <w:color w:val="000000"/>
                <w:kern w:val="0"/>
                <w:sz w:val="16"/>
                <w:szCs w:val="16"/>
              </w:rPr>
              <w:t>.getLine();</w:t>
            </w:r>
          </w:p>
          <w:p w14:paraId="164ACBB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minefield</w:t>
            </w:r>
            <w:r>
              <w:rPr>
                <w:rFonts w:ascii="Consolas" w:hAnsi="Consolas" w:cs="Consolas"/>
                <w:color w:val="000000"/>
                <w:kern w:val="0"/>
                <w:sz w:val="16"/>
                <w:szCs w:val="16"/>
              </w:rPr>
              <w:t>.revealGrid(</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79AF2DFF" w14:textId="67315DD0" w:rsidR="00F340A5" w:rsidRDefault="00F340A5" w:rsidP="00BD3EE4">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showLifeMenu</w:t>
            </w:r>
            <w:r>
              <w:rPr>
                <w:rFonts w:ascii="Consolas" w:hAnsi="Consolas" w:cs="Consolas"/>
                <w:color w:val="000000"/>
                <w:kern w:val="0"/>
                <w:sz w:val="16"/>
                <w:szCs w:val="16"/>
              </w:rPr>
              <w:t>.setText(</w:t>
            </w:r>
            <w:r>
              <w:rPr>
                <w:rFonts w:ascii="Consolas" w:hAnsi="Consolas" w:cs="Consolas"/>
                <w:color w:val="2A00FF"/>
                <w:kern w:val="0"/>
                <w:sz w:val="16"/>
                <w:szCs w:val="16"/>
              </w:rPr>
              <w:t>"life : "</w:t>
            </w:r>
            <w:r>
              <w:rPr>
                <w:rFonts w:ascii="Consolas" w:hAnsi="Consolas" w:cs="Consolas"/>
                <w:color w:val="000000"/>
                <w:kern w:val="0"/>
                <w:sz w:val="16"/>
                <w:szCs w:val="16"/>
              </w:rPr>
              <w:t xml:space="preserve"> + Integer.</w:t>
            </w:r>
            <w:r>
              <w:rPr>
                <w:rFonts w:ascii="Consolas" w:hAnsi="Consolas" w:cs="Consolas"/>
                <w:i/>
                <w:iCs/>
                <w:color w:val="000000"/>
                <w:kern w:val="0"/>
                <w:sz w:val="16"/>
                <w:szCs w:val="16"/>
              </w:rPr>
              <w:t>toString</w:t>
            </w:r>
            <w:r>
              <w:rPr>
                <w:rFonts w:ascii="Consolas" w:hAnsi="Consolas" w:cs="Consolas"/>
                <w:color w:val="000000"/>
                <w:kern w:val="0"/>
                <w:sz w:val="16"/>
                <w:szCs w:val="16"/>
              </w:rPr>
              <w:t>(</w:t>
            </w:r>
            <w:r>
              <w:rPr>
                <w:rFonts w:ascii="Consolas" w:hAnsi="Consolas" w:cs="Consolas"/>
                <w:i/>
                <w:iCs/>
                <w:color w:val="000000"/>
                <w:kern w:val="0"/>
                <w:sz w:val="16"/>
                <w:szCs w:val="16"/>
              </w:rPr>
              <w:t>getLife</w:t>
            </w:r>
            <w:r>
              <w:rPr>
                <w:rFonts w:ascii="Consolas" w:hAnsi="Consolas" w:cs="Consolas"/>
                <w:color w:val="000000"/>
                <w:kern w:val="0"/>
                <w:sz w:val="16"/>
                <w:szCs w:val="16"/>
              </w:rPr>
              <w:t>()));</w:t>
            </w:r>
          </w:p>
          <w:p w14:paraId="6BD66157" w14:textId="77777777" w:rsidR="00BD3EE4" w:rsidRDefault="00F340A5" w:rsidP="00F340A5">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SoundEffect.</w:t>
            </w:r>
            <w:r>
              <w:rPr>
                <w:rFonts w:ascii="Consolas" w:hAnsi="Consolas" w:cs="Consolas"/>
                <w:i/>
                <w:iCs/>
                <w:color w:val="000000"/>
                <w:kern w:val="0"/>
                <w:sz w:val="16"/>
                <w:szCs w:val="16"/>
              </w:rPr>
              <w:t>clickClip</w:t>
            </w:r>
            <w:r>
              <w:rPr>
                <w:rFonts w:ascii="Consolas" w:hAnsi="Consolas" w:cs="Consolas"/>
                <w:color w:val="000000"/>
                <w:kern w:val="0"/>
                <w:sz w:val="16"/>
                <w:szCs w:val="16"/>
              </w:rPr>
              <w:t>();</w:t>
            </w:r>
          </w:p>
          <w:p w14:paraId="2E2935E3" w14:textId="5D83328D" w:rsidR="00F340A5" w:rsidRDefault="00BD3EE4"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sidR="00F340A5">
              <w:rPr>
                <w:rFonts w:ascii="Consolas" w:hAnsi="Consolas" w:cs="Consolas"/>
                <w:color w:val="000000"/>
                <w:kern w:val="0"/>
                <w:sz w:val="16"/>
                <w:szCs w:val="16"/>
              </w:rPr>
              <w:t>updateButtonsStates();</w:t>
            </w:r>
          </w:p>
          <w:p w14:paraId="7E050D0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clickEvent();</w:t>
            </w:r>
          </w:p>
          <w:p w14:paraId="22D1649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560BC9F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D4F1664" w14:textId="77777777" w:rsidR="00F340A5" w:rsidRDefault="00F340A5" w:rsidP="00F340A5">
            <w:pPr>
              <w:wordWrap/>
              <w:adjustRightInd w:val="0"/>
              <w:jc w:val="left"/>
              <w:rPr>
                <w:rFonts w:ascii="Consolas" w:hAnsi="Consolas" w:cs="Consolas"/>
                <w:kern w:val="0"/>
                <w:sz w:val="16"/>
                <w:szCs w:val="16"/>
              </w:rPr>
            </w:pPr>
          </w:p>
          <w:p w14:paraId="7E1ACD1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 xml:space="preserve">MouseListener </w:t>
            </w:r>
            <w:r>
              <w:rPr>
                <w:rFonts w:ascii="Consolas" w:hAnsi="Consolas" w:cs="Consolas"/>
                <w:color w:val="0000C0"/>
                <w:kern w:val="0"/>
                <w:sz w:val="16"/>
                <w:szCs w:val="16"/>
              </w:rPr>
              <w:t>mouseListener</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MouseListener() {</w:t>
            </w:r>
          </w:p>
          <w:p w14:paraId="653C137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4CC2FFE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mousePressed(MouseEvent </w:t>
            </w:r>
            <w:r>
              <w:rPr>
                <w:rFonts w:ascii="Consolas" w:hAnsi="Consolas" w:cs="Consolas"/>
                <w:color w:val="6A3E3E"/>
                <w:kern w:val="0"/>
                <w:sz w:val="16"/>
                <w:szCs w:val="16"/>
              </w:rPr>
              <w:t>e</w:t>
            </w:r>
            <w:r>
              <w:rPr>
                <w:rFonts w:ascii="Consolas" w:hAnsi="Consolas" w:cs="Consolas"/>
                <w:color w:val="000000"/>
                <w:kern w:val="0"/>
                <w:sz w:val="16"/>
                <w:szCs w:val="16"/>
              </w:rPr>
              <w:t>) {</w:t>
            </w:r>
          </w:p>
          <w:p w14:paraId="6FE0856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ButtonMinefield </w:t>
            </w:r>
            <w:r>
              <w:rPr>
                <w:rFonts w:ascii="Consolas" w:hAnsi="Consolas" w:cs="Consolas"/>
                <w:color w:val="6A3E3E"/>
                <w:kern w:val="0"/>
                <w:sz w:val="16"/>
                <w:szCs w:val="16"/>
              </w:rPr>
              <w:t>botao</w:t>
            </w:r>
            <w:r>
              <w:rPr>
                <w:rFonts w:ascii="Consolas" w:hAnsi="Consolas" w:cs="Consolas"/>
                <w:color w:val="000000"/>
                <w:kern w:val="0"/>
                <w:sz w:val="16"/>
                <w:szCs w:val="16"/>
              </w:rPr>
              <w:t xml:space="preserve"> = (ButtonMinefield) </w:t>
            </w:r>
            <w:r>
              <w:rPr>
                <w:rFonts w:ascii="Consolas" w:hAnsi="Consolas" w:cs="Consolas"/>
                <w:color w:val="6A3E3E"/>
                <w:kern w:val="0"/>
                <w:sz w:val="16"/>
                <w:szCs w:val="16"/>
              </w:rPr>
              <w:t>e</w:t>
            </w:r>
            <w:r>
              <w:rPr>
                <w:rFonts w:ascii="Consolas" w:hAnsi="Consolas" w:cs="Consolas"/>
                <w:color w:val="000000"/>
                <w:kern w:val="0"/>
                <w:sz w:val="16"/>
                <w:szCs w:val="16"/>
              </w:rPr>
              <w:t>.getSource();</w:t>
            </w:r>
          </w:p>
          <w:p w14:paraId="1369BE1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x</w:t>
            </w:r>
            <w:r>
              <w:rPr>
                <w:rFonts w:ascii="Consolas" w:hAnsi="Consolas" w:cs="Consolas"/>
                <w:color w:val="000000"/>
                <w:kern w:val="0"/>
                <w:sz w:val="16"/>
                <w:szCs w:val="16"/>
              </w:rPr>
              <w:t xml:space="preserve"> = </w:t>
            </w:r>
            <w:r>
              <w:rPr>
                <w:rFonts w:ascii="Consolas" w:hAnsi="Consolas" w:cs="Consolas"/>
                <w:color w:val="6A3E3E"/>
                <w:kern w:val="0"/>
                <w:sz w:val="16"/>
                <w:szCs w:val="16"/>
              </w:rPr>
              <w:t>botao</w:t>
            </w:r>
            <w:r>
              <w:rPr>
                <w:rFonts w:ascii="Consolas" w:hAnsi="Consolas" w:cs="Consolas"/>
                <w:color w:val="000000"/>
                <w:kern w:val="0"/>
                <w:sz w:val="16"/>
                <w:szCs w:val="16"/>
              </w:rPr>
              <w:t>.getCol();</w:t>
            </w:r>
          </w:p>
          <w:p w14:paraId="5AAF63A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color w:val="6A3E3E"/>
                <w:kern w:val="0"/>
                <w:sz w:val="16"/>
                <w:szCs w:val="16"/>
              </w:rPr>
              <w:t>botao</w:t>
            </w:r>
            <w:r>
              <w:rPr>
                <w:rFonts w:ascii="Consolas" w:hAnsi="Consolas" w:cs="Consolas"/>
                <w:color w:val="000000"/>
                <w:kern w:val="0"/>
                <w:sz w:val="16"/>
                <w:szCs w:val="16"/>
              </w:rPr>
              <w:t>.getLine();</w:t>
            </w:r>
          </w:p>
          <w:p w14:paraId="159001C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&gt;= 1 &amp;&amp; </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&lt;= 8) {</w:t>
            </w:r>
          </w:p>
          <w:p w14:paraId="50A1C50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(SwingUtilities.</w:t>
            </w:r>
            <w:r>
              <w:rPr>
                <w:rFonts w:ascii="Consolas" w:hAnsi="Consolas" w:cs="Consolas"/>
                <w:i/>
                <w:iCs/>
                <w:color w:val="000000"/>
                <w:kern w:val="0"/>
                <w:sz w:val="16"/>
                <w:szCs w:val="16"/>
              </w:rPr>
              <w:t>isLeftMouseButton</w:t>
            </w:r>
            <w:r>
              <w:rPr>
                <w:rFonts w:ascii="Consolas" w:hAnsi="Consolas" w:cs="Consolas"/>
                <w:color w:val="000000"/>
                <w:kern w:val="0"/>
                <w:sz w:val="16"/>
                <w:szCs w:val="16"/>
              </w:rPr>
              <w:t>(</w:t>
            </w:r>
            <w:r>
              <w:rPr>
                <w:rFonts w:ascii="Consolas" w:hAnsi="Consolas" w:cs="Consolas"/>
                <w:color w:val="6A3E3E"/>
                <w:kern w:val="0"/>
                <w:sz w:val="16"/>
                <w:szCs w:val="16"/>
              </w:rPr>
              <w:t>e</w:t>
            </w:r>
            <w:r>
              <w:rPr>
                <w:rFonts w:ascii="Consolas" w:hAnsi="Consolas" w:cs="Consolas"/>
                <w:color w:val="000000"/>
                <w:kern w:val="0"/>
                <w:sz w:val="16"/>
                <w:szCs w:val="16"/>
              </w:rPr>
              <w:t>)) {</w:t>
            </w:r>
          </w:p>
          <w:p w14:paraId="69116AA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isLeftPressed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true</w:t>
            </w:r>
            <w:r>
              <w:rPr>
                <w:rFonts w:ascii="Consolas" w:hAnsi="Consolas" w:cs="Consolas"/>
                <w:color w:val="000000"/>
                <w:kern w:val="0"/>
                <w:sz w:val="16"/>
                <w:szCs w:val="16"/>
              </w:rPr>
              <w:t>;</w:t>
            </w:r>
          </w:p>
          <w:p w14:paraId="5C36385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 xml:space="preserve"> (SwingUtilities.</w:t>
            </w:r>
            <w:r>
              <w:rPr>
                <w:rFonts w:ascii="Consolas" w:hAnsi="Consolas" w:cs="Consolas"/>
                <w:i/>
                <w:iCs/>
                <w:color w:val="000000"/>
                <w:kern w:val="0"/>
                <w:sz w:val="16"/>
                <w:szCs w:val="16"/>
              </w:rPr>
              <w:t>isRightMouseButton</w:t>
            </w:r>
            <w:r>
              <w:rPr>
                <w:rFonts w:ascii="Consolas" w:hAnsi="Consolas" w:cs="Consolas"/>
                <w:color w:val="000000"/>
                <w:kern w:val="0"/>
                <w:sz w:val="16"/>
                <w:szCs w:val="16"/>
              </w:rPr>
              <w:t>(</w:t>
            </w:r>
            <w:r>
              <w:rPr>
                <w:rFonts w:ascii="Consolas" w:hAnsi="Consolas" w:cs="Consolas"/>
                <w:color w:val="6A3E3E"/>
                <w:kern w:val="0"/>
                <w:sz w:val="16"/>
                <w:szCs w:val="16"/>
              </w:rPr>
              <w:t>e</w:t>
            </w:r>
            <w:r>
              <w:rPr>
                <w:rFonts w:ascii="Consolas" w:hAnsi="Consolas" w:cs="Consolas"/>
                <w:color w:val="000000"/>
                <w:kern w:val="0"/>
                <w:sz w:val="16"/>
                <w:szCs w:val="16"/>
              </w:rPr>
              <w:t>)) {</w:t>
            </w:r>
          </w:p>
          <w:p w14:paraId="271CB5C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isRightPressed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true</w:t>
            </w:r>
            <w:r>
              <w:rPr>
                <w:rFonts w:ascii="Consolas" w:hAnsi="Consolas" w:cs="Consolas"/>
                <w:color w:val="000000"/>
                <w:kern w:val="0"/>
                <w:sz w:val="16"/>
                <w:szCs w:val="16"/>
              </w:rPr>
              <w:t>;</w:t>
            </w:r>
          </w:p>
          <w:p w14:paraId="137762E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619DAD5" w14:textId="77777777" w:rsidR="00F340A5" w:rsidRDefault="00F340A5" w:rsidP="00F340A5">
            <w:pPr>
              <w:wordWrap/>
              <w:adjustRightInd w:val="0"/>
              <w:jc w:val="left"/>
              <w:rPr>
                <w:rFonts w:ascii="Consolas" w:hAnsi="Consolas" w:cs="Consolas"/>
                <w:kern w:val="0"/>
                <w:sz w:val="16"/>
                <w:szCs w:val="16"/>
              </w:rPr>
            </w:pPr>
          </w:p>
          <w:p w14:paraId="08ED0FF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isLeftPressed</w:t>
            </w:r>
            <w:r>
              <w:rPr>
                <w:rFonts w:ascii="Consolas" w:hAnsi="Consolas" w:cs="Consolas"/>
                <w:color w:val="000000"/>
                <w:kern w:val="0"/>
                <w:sz w:val="16"/>
                <w:szCs w:val="16"/>
              </w:rPr>
              <w:t xml:space="preserve"> &amp;&amp; </w:t>
            </w:r>
            <w:r>
              <w:rPr>
                <w:rFonts w:ascii="Consolas" w:hAnsi="Consolas" w:cs="Consolas"/>
                <w:color w:val="0000C0"/>
                <w:kern w:val="0"/>
                <w:sz w:val="16"/>
                <w:szCs w:val="16"/>
              </w:rPr>
              <w:t>isRightPressed</w:t>
            </w:r>
            <w:r>
              <w:rPr>
                <w:rFonts w:ascii="Consolas" w:hAnsi="Consolas" w:cs="Consolas"/>
                <w:color w:val="000000"/>
                <w:kern w:val="0"/>
                <w:sz w:val="16"/>
                <w:szCs w:val="16"/>
              </w:rPr>
              <w:t>) {</w:t>
            </w:r>
          </w:p>
          <w:p w14:paraId="09898657" w14:textId="77777777" w:rsidR="00F340A5" w:rsidRDefault="00F340A5" w:rsidP="00F340A5">
            <w:pPr>
              <w:wordWrap/>
              <w:adjustRightInd w:val="0"/>
              <w:jc w:val="left"/>
              <w:rPr>
                <w:rFonts w:ascii="Consolas" w:hAnsi="Consolas" w:cs="Consolas"/>
                <w:kern w:val="0"/>
                <w:sz w:val="16"/>
                <w:szCs w:val="16"/>
              </w:rPr>
            </w:pPr>
          </w:p>
          <w:p w14:paraId="7BF37FC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minefield</w:t>
            </w:r>
            <w:r>
              <w:rPr>
                <w:rFonts w:ascii="Consolas" w:hAnsi="Consolas" w:cs="Consolas"/>
                <w:color w:val="000000"/>
                <w:kern w:val="0"/>
                <w:sz w:val="16"/>
                <w:szCs w:val="16"/>
              </w:rPr>
              <w:t>.doubleCliked(</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4779329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0F974B5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3A31F2B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p>
          <w:p w14:paraId="2939337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.getButton() == MouseEvent.</w:t>
            </w:r>
            <w:r>
              <w:rPr>
                <w:rFonts w:ascii="Consolas" w:hAnsi="Consolas" w:cs="Consolas"/>
                <w:b/>
                <w:bCs/>
                <w:i/>
                <w:iCs/>
                <w:color w:val="0000C0"/>
                <w:kern w:val="0"/>
                <w:sz w:val="16"/>
                <w:szCs w:val="16"/>
              </w:rPr>
              <w:t>BUTTON3</w:t>
            </w:r>
            <w:r>
              <w:rPr>
                <w:rFonts w:ascii="Consolas" w:hAnsi="Consolas" w:cs="Consolas"/>
                <w:color w:val="000000"/>
                <w:kern w:val="0"/>
                <w:sz w:val="16"/>
                <w:szCs w:val="16"/>
              </w:rPr>
              <w:t>) {</w:t>
            </w:r>
          </w:p>
          <w:p w14:paraId="1278460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color w:val="0000C0"/>
                <w:kern w:val="0"/>
                <w:sz w:val="16"/>
                <w:szCs w:val="16"/>
              </w:rPr>
              <w:t>minefield</w:t>
            </w:r>
            <w:r>
              <w:rPr>
                <w:rFonts w:ascii="Consolas" w:hAnsi="Consolas" w:cs="Consolas"/>
                <w:color w:val="000000"/>
                <w:kern w:val="0"/>
                <w:sz w:val="16"/>
                <w:szCs w:val="16"/>
              </w:rPr>
              <w:t>.</w:t>
            </w:r>
            <w:r>
              <w:rPr>
                <w:rFonts w:ascii="Consolas" w:hAnsi="Consolas" w:cs="Consolas"/>
                <w:b/>
                <w:bCs/>
                <w:i/>
                <w:iCs/>
                <w:color w:val="0000C0"/>
                <w:kern w:val="0"/>
                <w:sz w:val="16"/>
                <w:szCs w:val="16"/>
                <w:u w:val="single"/>
              </w:rPr>
              <w:t>COVERED</w:t>
            </w:r>
            <w:r>
              <w:rPr>
                <w:rFonts w:ascii="Consolas" w:hAnsi="Consolas" w:cs="Consolas"/>
                <w:color w:val="000000"/>
                <w:kern w:val="0"/>
                <w:sz w:val="16"/>
                <w:szCs w:val="16"/>
              </w:rPr>
              <w:t>) {</w:t>
            </w:r>
          </w:p>
          <w:p w14:paraId="2B2366A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minefield</w:t>
            </w:r>
            <w:r>
              <w:rPr>
                <w:rFonts w:ascii="Consolas" w:hAnsi="Consolas" w:cs="Consolas"/>
                <w:color w:val="000000"/>
                <w:kern w:val="0"/>
                <w:sz w:val="16"/>
                <w:szCs w:val="16"/>
              </w:rPr>
              <w:t>.setMineMarked(</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082665B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color w:val="0000C0"/>
                <w:kern w:val="0"/>
                <w:sz w:val="16"/>
                <w:szCs w:val="16"/>
              </w:rPr>
              <w:t>minefield</w:t>
            </w:r>
            <w:r>
              <w:rPr>
                <w:rFonts w:ascii="Consolas" w:hAnsi="Consolas" w:cs="Consolas"/>
                <w:color w:val="000000"/>
                <w:kern w:val="0"/>
                <w:sz w:val="16"/>
                <w:szCs w:val="16"/>
              </w:rPr>
              <w:t>.</w:t>
            </w:r>
            <w:r>
              <w:rPr>
                <w:rFonts w:ascii="Consolas" w:hAnsi="Consolas" w:cs="Consolas"/>
                <w:b/>
                <w:bCs/>
                <w:i/>
                <w:iCs/>
                <w:color w:val="0000C0"/>
                <w:kern w:val="0"/>
                <w:sz w:val="16"/>
                <w:szCs w:val="16"/>
                <w:u w:val="single"/>
              </w:rPr>
              <w:t>MARKED</w:t>
            </w:r>
            <w:r>
              <w:rPr>
                <w:rFonts w:ascii="Consolas" w:hAnsi="Consolas" w:cs="Consolas"/>
                <w:color w:val="000000"/>
                <w:kern w:val="0"/>
                <w:sz w:val="16"/>
                <w:szCs w:val="16"/>
              </w:rPr>
              <w:t>) {</w:t>
            </w:r>
          </w:p>
          <w:p w14:paraId="4419152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minefield</w:t>
            </w:r>
            <w:r>
              <w:rPr>
                <w:rFonts w:ascii="Consolas" w:hAnsi="Consolas" w:cs="Consolas"/>
                <w:color w:val="000000"/>
                <w:kern w:val="0"/>
                <w:sz w:val="16"/>
                <w:szCs w:val="16"/>
              </w:rPr>
              <w:t>.setMineQuestion(</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114CE2F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minefield</w:t>
            </w:r>
            <w:r>
              <w:rPr>
                <w:rFonts w:ascii="Consolas" w:hAnsi="Consolas" w:cs="Consolas"/>
                <w:color w:val="000000"/>
                <w:kern w:val="0"/>
                <w:sz w:val="16"/>
                <w:szCs w:val="16"/>
              </w:rPr>
              <w:t>.getGridState(</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color w:val="0000C0"/>
                <w:kern w:val="0"/>
                <w:sz w:val="16"/>
                <w:szCs w:val="16"/>
              </w:rPr>
              <w:t>minefield</w:t>
            </w:r>
            <w:r>
              <w:rPr>
                <w:rFonts w:ascii="Consolas" w:hAnsi="Consolas" w:cs="Consolas"/>
                <w:color w:val="000000"/>
                <w:kern w:val="0"/>
                <w:sz w:val="16"/>
                <w:szCs w:val="16"/>
              </w:rPr>
              <w:t>.</w:t>
            </w:r>
            <w:r>
              <w:rPr>
                <w:rFonts w:ascii="Consolas" w:hAnsi="Consolas" w:cs="Consolas"/>
                <w:b/>
                <w:bCs/>
                <w:i/>
                <w:iCs/>
                <w:color w:val="0000C0"/>
                <w:kern w:val="0"/>
                <w:sz w:val="16"/>
                <w:szCs w:val="16"/>
                <w:u w:val="single"/>
              </w:rPr>
              <w:t>QUESTION</w:t>
            </w:r>
            <w:r>
              <w:rPr>
                <w:rFonts w:ascii="Consolas" w:hAnsi="Consolas" w:cs="Consolas"/>
                <w:color w:val="000000"/>
                <w:kern w:val="0"/>
                <w:sz w:val="16"/>
                <w:szCs w:val="16"/>
              </w:rPr>
              <w:t>) {</w:t>
            </w:r>
          </w:p>
          <w:p w14:paraId="4DACE6B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minefield</w:t>
            </w:r>
            <w:r>
              <w:rPr>
                <w:rFonts w:ascii="Consolas" w:hAnsi="Consolas" w:cs="Consolas"/>
                <w:color w:val="000000"/>
                <w:kern w:val="0"/>
                <w:sz w:val="16"/>
                <w:szCs w:val="16"/>
              </w:rPr>
              <w:t>.setMineCovered(</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7D1CD0E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55870B8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updateButtonsStates();</w:t>
            </w:r>
          </w:p>
          <w:p w14:paraId="38D128C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4B156C9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0FF4066C" w14:textId="77777777" w:rsidR="00F340A5" w:rsidRDefault="00F340A5" w:rsidP="00F340A5">
            <w:pPr>
              <w:wordWrap/>
              <w:adjustRightInd w:val="0"/>
              <w:jc w:val="left"/>
              <w:rPr>
                <w:rFonts w:ascii="Consolas" w:hAnsi="Consolas" w:cs="Consolas"/>
                <w:kern w:val="0"/>
                <w:sz w:val="16"/>
                <w:szCs w:val="16"/>
              </w:rPr>
            </w:pPr>
          </w:p>
          <w:p w14:paraId="1FA712B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6786844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mouseClicked(MouseEvent </w:t>
            </w:r>
            <w:r>
              <w:rPr>
                <w:rFonts w:ascii="Consolas" w:hAnsi="Consolas" w:cs="Consolas"/>
                <w:color w:val="6A3E3E"/>
                <w:kern w:val="0"/>
                <w:sz w:val="16"/>
                <w:szCs w:val="16"/>
              </w:rPr>
              <w:t>me</w:t>
            </w:r>
            <w:r>
              <w:rPr>
                <w:rFonts w:ascii="Consolas" w:hAnsi="Consolas" w:cs="Consolas"/>
                <w:color w:val="000000"/>
                <w:kern w:val="0"/>
                <w:sz w:val="16"/>
                <w:szCs w:val="16"/>
              </w:rPr>
              <w:t>) {</w:t>
            </w:r>
          </w:p>
          <w:p w14:paraId="2E8E34D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208D34A2" w14:textId="77777777" w:rsidR="00F340A5" w:rsidRDefault="00F340A5" w:rsidP="00F340A5">
            <w:pPr>
              <w:wordWrap/>
              <w:adjustRightInd w:val="0"/>
              <w:jc w:val="left"/>
              <w:rPr>
                <w:rFonts w:ascii="Consolas" w:hAnsi="Consolas" w:cs="Consolas"/>
                <w:kern w:val="0"/>
                <w:sz w:val="16"/>
                <w:szCs w:val="16"/>
              </w:rPr>
            </w:pPr>
          </w:p>
          <w:p w14:paraId="6428E43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0FC923F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mouseReleased(MouseEvent </w:t>
            </w:r>
            <w:r>
              <w:rPr>
                <w:rFonts w:ascii="Consolas" w:hAnsi="Consolas" w:cs="Consolas"/>
                <w:color w:val="6A3E3E"/>
                <w:kern w:val="0"/>
                <w:sz w:val="16"/>
                <w:szCs w:val="16"/>
              </w:rPr>
              <w:t>e</w:t>
            </w:r>
            <w:r>
              <w:rPr>
                <w:rFonts w:ascii="Consolas" w:hAnsi="Consolas" w:cs="Consolas"/>
                <w:color w:val="000000"/>
                <w:kern w:val="0"/>
                <w:sz w:val="16"/>
                <w:szCs w:val="16"/>
              </w:rPr>
              <w:t>) {</w:t>
            </w:r>
          </w:p>
          <w:p w14:paraId="3275CE3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(SwingUtilities.</w:t>
            </w:r>
            <w:r>
              <w:rPr>
                <w:rFonts w:ascii="Consolas" w:hAnsi="Consolas" w:cs="Consolas"/>
                <w:i/>
                <w:iCs/>
                <w:color w:val="000000"/>
                <w:kern w:val="0"/>
                <w:sz w:val="16"/>
                <w:szCs w:val="16"/>
              </w:rPr>
              <w:t>isLeftMouseButton</w:t>
            </w:r>
            <w:r>
              <w:rPr>
                <w:rFonts w:ascii="Consolas" w:hAnsi="Consolas" w:cs="Consolas"/>
                <w:color w:val="000000"/>
                <w:kern w:val="0"/>
                <w:sz w:val="16"/>
                <w:szCs w:val="16"/>
              </w:rPr>
              <w:t>(</w:t>
            </w:r>
            <w:r>
              <w:rPr>
                <w:rFonts w:ascii="Consolas" w:hAnsi="Consolas" w:cs="Consolas"/>
                <w:color w:val="6A3E3E"/>
                <w:kern w:val="0"/>
                <w:sz w:val="16"/>
                <w:szCs w:val="16"/>
              </w:rPr>
              <w:t>e</w:t>
            </w:r>
            <w:r>
              <w:rPr>
                <w:rFonts w:ascii="Consolas" w:hAnsi="Consolas" w:cs="Consolas"/>
                <w:color w:val="000000"/>
                <w:kern w:val="0"/>
                <w:sz w:val="16"/>
                <w:szCs w:val="16"/>
              </w:rPr>
              <w:t>)) {</w:t>
            </w:r>
          </w:p>
          <w:p w14:paraId="6C73F34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isLeftPressed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3748136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r>
              <w:rPr>
                <w:rFonts w:ascii="Consolas" w:hAnsi="Consolas" w:cs="Consolas"/>
                <w:b/>
                <w:bCs/>
                <w:color w:val="7F0055"/>
                <w:kern w:val="0"/>
                <w:sz w:val="16"/>
                <w:szCs w:val="16"/>
              </w:rPr>
              <w:t>if</w:t>
            </w:r>
            <w:r>
              <w:rPr>
                <w:rFonts w:ascii="Consolas" w:hAnsi="Consolas" w:cs="Consolas"/>
                <w:color w:val="000000"/>
                <w:kern w:val="0"/>
                <w:sz w:val="16"/>
                <w:szCs w:val="16"/>
              </w:rPr>
              <w:t xml:space="preserve"> (SwingUtilities.</w:t>
            </w:r>
            <w:r>
              <w:rPr>
                <w:rFonts w:ascii="Consolas" w:hAnsi="Consolas" w:cs="Consolas"/>
                <w:i/>
                <w:iCs/>
                <w:color w:val="000000"/>
                <w:kern w:val="0"/>
                <w:sz w:val="16"/>
                <w:szCs w:val="16"/>
              </w:rPr>
              <w:t>isRightMouseButton</w:t>
            </w:r>
            <w:r>
              <w:rPr>
                <w:rFonts w:ascii="Consolas" w:hAnsi="Consolas" w:cs="Consolas"/>
                <w:color w:val="000000"/>
                <w:kern w:val="0"/>
                <w:sz w:val="16"/>
                <w:szCs w:val="16"/>
              </w:rPr>
              <w:t>(</w:t>
            </w:r>
            <w:r>
              <w:rPr>
                <w:rFonts w:ascii="Consolas" w:hAnsi="Consolas" w:cs="Consolas"/>
                <w:color w:val="6A3E3E"/>
                <w:kern w:val="0"/>
                <w:sz w:val="16"/>
                <w:szCs w:val="16"/>
              </w:rPr>
              <w:t>e</w:t>
            </w:r>
            <w:r>
              <w:rPr>
                <w:rFonts w:ascii="Consolas" w:hAnsi="Consolas" w:cs="Consolas"/>
                <w:color w:val="000000"/>
                <w:kern w:val="0"/>
                <w:sz w:val="16"/>
                <w:szCs w:val="16"/>
              </w:rPr>
              <w:t>)) {</w:t>
            </w:r>
          </w:p>
          <w:p w14:paraId="631E1E8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isRightPressed</w:t>
            </w:r>
            <w:r>
              <w:rPr>
                <w:rFonts w:ascii="Consolas" w:hAnsi="Consolas" w:cs="Consolas"/>
                <w:color w:val="000000"/>
                <w:kern w:val="0"/>
                <w:sz w:val="16"/>
                <w:szCs w:val="16"/>
              </w:rPr>
              <w:t xml:space="preserve"> = </w:t>
            </w:r>
            <w:r>
              <w:rPr>
                <w:rFonts w:ascii="Consolas" w:hAnsi="Consolas" w:cs="Consolas"/>
                <w:b/>
                <w:bCs/>
                <w:color w:val="7F0055"/>
                <w:kern w:val="0"/>
                <w:sz w:val="16"/>
                <w:szCs w:val="16"/>
              </w:rPr>
              <w:t>false</w:t>
            </w:r>
            <w:r>
              <w:rPr>
                <w:rFonts w:ascii="Consolas" w:hAnsi="Consolas" w:cs="Consolas"/>
                <w:color w:val="000000"/>
                <w:kern w:val="0"/>
                <w:sz w:val="16"/>
                <w:szCs w:val="16"/>
              </w:rPr>
              <w:t>;</w:t>
            </w:r>
          </w:p>
          <w:p w14:paraId="15860A65"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5249870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69CD01AF" w14:textId="77777777" w:rsidR="00F340A5" w:rsidRDefault="00F340A5" w:rsidP="00F340A5">
            <w:pPr>
              <w:wordWrap/>
              <w:adjustRightInd w:val="0"/>
              <w:jc w:val="left"/>
              <w:rPr>
                <w:rFonts w:ascii="Consolas" w:hAnsi="Consolas" w:cs="Consolas"/>
                <w:kern w:val="0"/>
                <w:sz w:val="16"/>
                <w:szCs w:val="16"/>
              </w:rPr>
            </w:pPr>
          </w:p>
          <w:p w14:paraId="78C68BF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73F5349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mouseEntered(MouseEvent </w:t>
            </w:r>
            <w:r>
              <w:rPr>
                <w:rFonts w:ascii="Consolas" w:hAnsi="Consolas" w:cs="Consolas"/>
                <w:color w:val="6A3E3E"/>
                <w:kern w:val="0"/>
                <w:sz w:val="16"/>
                <w:szCs w:val="16"/>
              </w:rPr>
              <w:t>me</w:t>
            </w:r>
            <w:r>
              <w:rPr>
                <w:rFonts w:ascii="Consolas" w:hAnsi="Consolas" w:cs="Consolas"/>
                <w:color w:val="000000"/>
                <w:kern w:val="0"/>
                <w:sz w:val="16"/>
                <w:szCs w:val="16"/>
              </w:rPr>
              <w:t>) {</w:t>
            </w:r>
          </w:p>
          <w:p w14:paraId="20EF4A0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16F7481C" w14:textId="77777777" w:rsidR="00F340A5" w:rsidRDefault="00F340A5" w:rsidP="00F340A5">
            <w:pPr>
              <w:wordWrap/>
              <w:adjustRightInd w:val="0"/>
              <w:jc w:val="left"/>
              <w:rPr>
                <w:rFonts w:ascii="Consolas" w:hAnsi="Consolas" w:cs="Consolas"/>
                <w:kern w:val="0"/>
                <w:sz w:val="16"/>
                <w:szCs w:val="16"/>
              </w:rPr>
            </w:pPr>
          </w:p>
          <w:p w14:paraId="279606A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46464"/>
                <w:kern w:val="0"/>
                <w:sz w:val="16"/>
                <w:szCs w:val="16"/>
              </w:rPr>
              <w:t>@Override</w:t>
            </w:r>
          </w:p>
          <w:p w14:paraId="418B170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mouseExited(MouseEvent </w:t>
            </w:r>
            <w:r>
              <w:rPr>
                <w:rFonts w:ascii="Consolas" w:hAnsi="Consolas" w:cs="Consolas"/>
                <w:color w:val="6A3E3E"/>
                <w:kern w:val="0"/>
                <w:sz w:val="16"/>
                <w:szCs w:val="16"/>
              </w:rPr>
              <w:t>me</w:t>
            </w:r>
            <w:r>
              <w:rPr>
                <w:rFonts w:ascii="Consolas" w:hAnsi="Consolas" w:cs="Consolas"/>
                <w:color w:val="000000"/>
                <w:kern w:val="0"/>
                <w:sz w:val="16"/>
                <w:szCs w:val="16"/>
              </w:rPr>
              <w:t>) {</w:t>
            </w:r>
          </w:p>
          <w:p w14:paraId="0FFE5A6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2BDE0CF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0A4FFE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p>
          <w:p w14:paraId="54FA316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createButtons() {</w:t>
            </w:r>
          </w:p>
          <w:p w14:paraId="1D456F18"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for</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x</w:t>
            </w:r>
            <w:r>
              <w:rPr>
                <w:rFonts w:ascii="Consolas" w:hAnsi="Consolas" w:cs="Consolas"/>
                <w:color w:val="000000"/>
                <w:kern w:val="0"/>
                <w:sz w:val="16"/>
                <w:szCs w:val="16"/>
              </w:rPr>
              <w:t xml:space="preserve"> = 0; </w:t>
            </w:r>
            <w:r>
              <w:rPr>
                <w:rFonts w:ascii="Consolas" w:hAnsi="Consolas" w:cs="Consolas"/>
                <w:color w:val="6A3E3E"/>
                <w:kern w:val="0"/>
                <w:sz w:val="16"/>
                <w:szCs w:val="16"/>
              </w:rPr>
              <w:t>x</w:t>
            </w:r>
            <w:r>
              <w:rPr>
                <w:rFonts w:ascii="Consolas" w:hAnsi="Consolas" w:cs="Consolas"/>
                <w:color w:val="000000"/>
                <w:kern w:val="0"/>
                <w:sz w:val="16"/>
                <w:szCs w:val="16"/>
              </w:rPr>
              <w:t xml:space="preserve"> &lt;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.getWidth(); </w:t>
            </w:r>
            <w:r>
              <w:rPr>
                <w:rFonts w:ascii="Consolas" w:hAnsi="Consolas" w:cs="Consolas"/>
                <w:color w:val="6A3E3E"/>
                <w:kern w:val="0"/>
                <w:sz w:val="16"/>
                <w:szCs w:val="16"/>
              </w:rPr>
              <w:t>x</w:t>
            </w:r>
            <w:r>
              <w:rPr>
                <w:rFonts w:ascii="Consolas" w:hAnsi="Consolas" w:cs="Consolas"/>
                <w:color w:val="000000"/>
                <w:kern w:val="0"/>
                <w:sz w:val="16"/>
                <w:szCs w:val="16"/>
              </w:rPr>
              <w:t>++) {</w:t>
            </w:r>
          </w:p>
          <w:p w14:paraId="0BC3BFA4"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for</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 xml:space="preserve"> = 0; </w:t>
            </w:r>
            <w:r>
              <w:rPr>
                <w:rFonts w:ascii="Consolas" w:hAnsi="Consolas" w:cs="Consolas"/>
                <w:color w:val="6A3E3E"/>
                <w:kern w:val="0"/>
                <w:sz w:val="16"/>
                <w:szCs w:val="16"/>
              </w:rPr>
              <w:t>y</w:t>
            </w:r>
            <w:r>
              <w:rPr>
                <w:rFonts w:ascii="Consolas" w:hAnsi="Consolas" w:cs="Consolas"/>
                <w:color w:val="000000"/>
                <w:kern w:val="0"/>
                <w:sz w:val="16"/>
                <w:szCs w:val="16"/>
              </w:rPr>
              <w:t xml:space="preserve"> &lt; </w:t>
            </w:r>
            <w:r>
              <w:rPr>
                <w:rFonts w:ascii="Consolas" w:hAnsi="Consolas" w:cs="Consolas"/>
                <w:color w:val="0000C0"/>
                <w:kern w:val="0"/>
                <w:sz w:val="16"/>
                <w:szCs w:val="16"/>
              </w:rPr>
              <w:t>minefield</w:t>
            </w:r>
            <w:r>
              <w:rPr>
                <w:rFonts w:ascii="Consolas" w:hAnsi="Consolas" w:cs="Consolas"/>
                <w:color w:val="000000"/>
                <w:kern w:val="0"/>
                <w:sz w:val="16"/>
                <w:szCs w:val="16"/>
              </w:rPr>
              <w:t xml:space="preserve">.getHeight(); </w:t>
            </w:r>
            <w:r>
              <w:rPr>
                <w:rFonts w:ascii="Consolas" w:hAnsi="Consolas" w:cs="Consolas"/>
                <w:color w:val="6A3E3E"/>
                <w:kern w:val="0"/>
                <w:sz w:val="16"/>
                <w:szCs w:val="16"/>
              </w:rPr>
              <w:t>y</w:t>
            </w:r>
            <w:r>
              <w:rPr>
                <w:rFonts w:ascii="Consolas" w:hAnsi="Consolas" w:cs="Consolas"/>
                <w:color w:val="000000"/>
                <w:kern w:val="0"/>
                <w:sz w:val="16"/>
                <w:szCs w:val="16"/>
              </w:rPr>
              <w:t>++) {</w:t>
            </w:r>
          </w:p>
          <w:p w14:paraId="6F9BBAD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w:t>
            </w:r>
            <w:r>
              <w:rPr>
                <w:rFonts w:ascii="Consolas" w:hAnsi="Consolas" w:cs="Consolas"/>
                <w:color w:val="6A3E3E"/>
                <w:kern w:val="0"/>
                <w:sz w:val="16"/>
                <w:szCs w:val="16"/>
              </w:rPr>
              <w:t>x</w:t>
            </w:r>
            <w:r>
              <w:rPr>
                <w:rFonts w:ascii="Consolas" w:hAnsi="Consolas" w:cs="Consolas"/>
                <w:color w:val="000000"/>
                <w:kern w:val="0"/>
                <w:sz w:val="16"/>
                <w:szCs w:val="16"/>
              </w:rPr>
              <w:t>][</w:t>
            </w:r>
            <w:r>
              <w:rPr>
                <w:rFonts w:ascii="Consolas" w:hAnsi="Consolas" w:cs="Consolas"/>
                <w:color w:val="6A3E3E"/>
                <w:kern w:val="0"/>
                <w:sz w:val="16"/>
                <w:szCs w:val="16"/>
              </w:rPr>
              <w:t>y</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ButtonMinefield(</w:t>
            </w:r>
            <w:r>
              <w:rPr>
                <w:rFonts w:ascii="Consolas" w:hAnsi="Consolas" w:cs="Consolas"/>
                <w:color w:val="6A3E3E"/>
                <w:kern w:val="0"/>
                <w:sz w:val="16"/>
                <w:szCs w:val="16"/>
              </w:rPr>
              <w:t>x</w:t>
            </w:r>
            <w:r>
              <w:rPr>
                <w:rFonts w:ascii="Consolas" w:hAnsi="Consolas" w:cs="Consolas"/>
                <w:color w:val="000000"/>
                <w:kern w:val="0"/>
                <w:sz w:val="16"/>
                <w:szCs w:val="16"/>
              </w:rPr>
              <w:t xml:space="preserve">, </w:t>
            </w:r>
            <w:r>
              <w:rPr>
                <w:rFonts w:ascii="Consolas" w:hAnsi="Consolas" w:cs="Consolas"/>
                <w:color w:val="6A3E3E"/>
                <w:kern w:val="0"/>
                <w:sz w:val="16"/>
                <w:szCs w:val="16"/>
              </w:rPr>
              <w:t>y</w:t>
            </w:r>
            <w:r>
              <w:rPr>
                <w:rFonts w:ascii="Consolas" w:hAnsi="Consolas" w:cs="Consolas"/>
                <w:color w:val="000000"/>
                <w:kern w:val="0"/>
                <w:sz w:val="16"/>
                <w:szCs w:val="16"/>
              </w:rPr>
              <w:t>);</w:t>
            </w:r>
          </w:p>
          <w:p w14:paraId="445B8FC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w:t>
            </w:r>
            <w:r>
              <w:rPr>
                <w:rFonts w:ascii="Consolas" w:hAnsi="Consolas" w:cs="Consolas"/>
                <w:color w:val="6A3E3E"/>
                <w:kern w:val="0"/>
                <w:sz w:val="16"/>
                <w:szCs w:val="16"/>
              </w:rPr>
              <w:t>x</w:t>
            </w:r>
            <w:r>
              <w:rPr>
                <w:rFonts w:ascii="Consolas" w:hAnsi="Consolas" w:cs="Consolas"/>
                <w:color w:val="000000"/>
                <w:kern w:val="0"/>
                <w:sz w:val="16"/>
                <w:szCs w:val="16"/>
              </w:rPr>
              <w:t>][</w:t>
            </w:r>
            <w:r>
              <w:rPr>
                <w:rFonts w:ascii="Consolas" w:hAnsi="Consolas" w:cs="Consolas"/>
                <w:color w:val="6A3E3E"/>
                <w:kern w:val="0"/>
                <w:sz w:val="16"/>
                <w:szCs w:val="16"/>
              </w:rPr>
              <w:t>y</w:t>
            </w:r>
            <w:r>
              <w:rPr>
                <w:rFonts w:ascii="Consolas" w:hAnsi="Consolas" w:cs="Consolas"/>
                <w:color w:val="000000"/>
                <w:kern w:val="0"/>
                <w:sz w:val="16"/>
                <w:szCs w:val="16"/>
              </w:rPr>
              <w:t>].addActionListener(</w:t>
            </w:r>
            <w:r>
              <w:rPr>
                <w:rFonts w:ascii="Consolas" w:hAnsi="Consolas" w:cs="Consolas"/>
                <w:color w:val="0000C0"/>
                <w:kern w:val="0"/>
                <w:sz w:val="16"/>
                <w:szCs w:val="16"/>
              </w:rPr>
              <w:t>action</w:t>
            </w:r>
            <w:r>
              <w:rPr>
                <w:rFonts w:ascii="Consolas" w:hAnsi="Consolas" w:cs="Consolas"/>
                <w:color w:val="000000"/>
                <w:kern w:val="0"/>
                <w:sz w:val="16"/>
                <w:szCs w:val="16"/>
              </w:rPr>
              <w:t>);</w:t>
            </w:r>
          </w:p>
          <w:p w14:paraId="07A80F8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buttons</w:t>
            </w:r>
            <w:r>
              <w:rPr>
                <w:rFonts w:ascii="Consolas" w:hAnsi="Consolas" w:cs="Consolas"/>
                <w:color w:val="000000"/>
                <w:kern w:val="0"/>
                <w:sz w:val="16"/>
                <w:szCs w:val="16"/>
              </w:rPr>
              <w:t>[</w:t>
            </w:r>
            <w:r>
              <w:rPr>
                <w:rFonts w:ascii="Consolas" w:hAnsi="Consolas" w:cs="Consolas"/>
                <w:color w:val="6A3E3E"/>
                <w:kern w:val="0"/>
                <w:sz w:val="16"/>
                <w:szCs w:val="16"/>
              </w:rPr>
              <w:t>x</w:t>
            </w:r>
            <w:r>
              <w:rPr>
                <w:rFonts w:ascii="Consolas" w:hAnsi="Consolas" w:cs="Consolas"/>
                <w:color w:val="000000"/>
                <w:kern w:val="0"/>
                <w:sz w:val="16"/>
                <w:szCs w:val="16"/>
              </w:rPr>
              <w:t>][</w:t>
            </w:r>
            <w:r>
              <w:rPr>
                <w:rFonts w:ascii="Consolas" w:hAnsi="Consolas" w:cs="Consolas"/>
                <w:color w:val="6A3E3E"/>
                <w:kern w:val="0"/>
                <w:sz w:val="16"/>
                <w:szCs w:val="16"/>
              </w:rPr>
              <w:t>y</w:t>
            </w:r>
            <w:r>
              <w:rPr>
                <w:rFonts w:ascii="Consolas" w:hAnsi="Consolas" w:cs="Consolas"/>
                <w:color w:val="000000"/>
                <w:kern w:val="0"/>
                <w:sz w:val="16"/>
                <w:szCs w:val="16"/>
              </w:rPr>
              <w:t>].addMouseListener(</w:t>
            </w:r>
            <w:r>
              <w:rPr>
                <w:rFonts w:ascii="Consolas" w:hAnsi="Consolas" w:cs="Consolas"/>
                <w:color w:val="0000C0"/>
                <w:kern w:val="0"/>
                <w:sz w:val="16"/>
                <w:szCs w:val="16"/>
              </w:rPr>
              <w:t>mouseListener</w:t>
            </w:r>
            <w:r>
              <w:rPr>
                <w:rFonts w:ascii="Consolas" w:hAnsi="Consolas" w:cs="Consolas"/>
                <w:color w:val="000000"/>
                <w:kern w:val="0"/>
                <w:sz w:val="16"/>
                <w:szCs w:val="16"/>
              </w:rPr>
              <w:t>);</w:t>
            </w:r>
          </w:p>
          <w:p w14:paraId="55686B09"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getContentPane().add(</w:t>
            </w:r>
            <w:r>
              <w:rPr>
                <w:rFonts w:ascii="Consolas" w:hAnsi="Consolas" w:cs="Consolas"/>
                <w:color w:val="0000C0"/>
                <w:kern w:val="0"/>
                <w:sz w:val="16"/>
                <w:szCs w:val="16"/>
              </w:rPr>
              <w:t>buttons</w:t>
            </w:r>
            <w:r>
              <w:rPr>
                <w:rFonts w:ascii="Consolas" w:hAnsi="Consolas" w:cs="Consolas"/>
                <w:color w:val="000000"/>
                <w:kern w:val="0"/>
                <w:sz w:val="16"/>
                <w:szCs w:val="16"/>
              </w:rPr>
              <w:t>[</w:t>
            </w:r>
            <w:r>
              <w:rPr>
                <w:rFonts w:ascii="Consolas" w:hAnsi="Consolas" w:cs="Consolas"/>
                <w:color w:val="6A3E3E"/>
                <w:kern w:val="0"/>
                <w:sz w:val="16"/>
                <w:szCs w:val="16"/>
              </w:rPr>
              <w:t>x</w:t>
            </w:r>
            <w:r>
              <w:rPr>
                <w:rFonts w:ascii="Consolas" w:hAnsi="Consolas" w:cs="Consolas"/>
                <w:color w:val="000000"/>
                <w:kern w:val="0"/>
                <w:sz w:val="16"/>
                <w:szCs w:val="16"/>
              </w:rPr>
              <w:t>][</w:t>
            </w:r>
            <w:r>
              <w:rPr>
                <w:rFonts w:ascii="Consolas" w:hAnsi="Consolas" w:cs="Consolas"/>
                <w:color w:val="6A3E3E"/>
                <w:kern w:val="0"/>
                <w:sz w:val="16"/>
                <w:szCs w:val="16"/>
              </w:rPr>
              <w:t>y</w:t>
            </w:r>
            <w:r>
              <w:rPr>
                <w:rFonts w:ascii="Consolas" w:hAnsi="Consolas" w:cs="Consolas"/>
                <w:color w:val="000000"/>
                <w:kern w:val="0"/>
                <w:sz w:val="16"/>
                <w:szCs w:val="16"/>
              </w:rPr>
              <w:t>]);</w:t>
            </w:r>
          </w:p>
          <w:p w14:paraId="21DF0C91"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04F1D76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4CE1D4F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0EB34725" w14:textId="77777777" w:rsidR="00F340A5" w:rsidRDefault="00F340A5" w:rsidP="00F340A5">
            <w:pPr>
              <w:wordWrap/>
              <w:adjustRightInd w:val="0"/>
              <w:jc w:val="left"/>
              <w:rPr>
                <w:rFonts w:ascii="Consolas" w:hAnsi="Consolas" w:cs="Consolas"/>
                <w:kern w:val="0"/>
                <w:sz w:val="16"/>
                <w:szCs w:val="16"/>
              </w:rPr>
            </w:pPr>
          </w:p>
          <w:p w14:paraId="0EBD1A41" w14:textId="6A9ED678" w:rsidR="00F340A5" w:rsidRDefault="00F340A5" w:rsidP="00F340A5">
            <w:pPr>
              <w:wordWrap/>
              <w:adjustRightInd w:val="0"/>
              <w:jc w:val="left"/>
              <w:rPr>
                <w:rFonts w:ascii="Consolas" w:hAnsi="Consolas" w:cs="Consolas"/>
                <w:kern w:val="0"/>
                <w:sz w:val="16"/>
                <w:szCs w:val="16"/>
              </w:rPr>
            </w:pPr>
          </w:p>
          <w:p w14:paraId="07A4F1D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646464"/>
                <w:kern w:val="0"/>
                <w:sz w:val="16"/>
                <w:szCs w:val="16"/>
              </w:rPr>
              <w:t>@SuppressWarnings</w:t>
            </w:r>
            <w:r>
              <w:rPr>
                <w:rFonts w:ascii="Consolas" w:hAnsi="Consolas" w:cs="Consolas"/>
                <w:color w:val="000000"/>
                <w:kern w:val="0"/>
                <w:sz w:val="16"/>
                <w:szCs w:val="16"/>
              </w:rPr>
              <w:t>(</w:t>
            </w:r>
            <w:r>
              <w:rPr>
                <w:rFonts w:ascii="Consolas" w:hAnsi="Consolas" w:cs="Consolas"/>
                <w:color w:val="2A00FF"/>
                <w:kern w:val="0"/>
                <w:sz w:val="16"/>
                <w:szCs w:val="16"/>
                <w:u w:val="single"/>
              </w:rPr>
              <w:t>"unchecked"</w:t>
            </w:r>
            <w:r>
              <w:rPr>
                <w:rFonts w:ascii="Consolas" w:hAnsi="Consolas" w:cs="Consolas"/>
                <w:color w:val="000000"/>
                <w:kern w:val="0"/>
                <w:sz w:val="16"/>
                <w:szCs w:val="16"/>
              </w:rPr>
              <w:t>)</w:t>
            </w:r>
          </w:p>
          <w:p w14:paraId="5DDF018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protected</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initComponents() {</w:t>
            </w:r>
          </w:p>
          <w:p w14:paraId="4F4B5164" w14:textId="77777777" w:rsidR="00F340A5" w:rsidRDefault="00F340A5" w:rsidP="00F340A5">
            <w:pPr>
              <w:wordWrap/>
              <w:adjustRightInd w:val="0"/>
              <w:jc w:val="left"/>
              <w:rPr>
                <w:rFonts w:ascii="Consolas" w:hAnsi="Consolas" w:cs="Consolas"/>
                <w:kern w:val="0"/>
                <w:sz w:val="16"/>
                <w:szCs w:val="16"/>
              </w:rPr>
            </w:pPr>
          </w:p>
          <w:p w14:paraId="177E5AFF"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setDefaultCloseOperation(javax.swing.WindowConstants.</w:t>
            </w:r>
            <w:r>
              <w:rPr>
                <w:rFonts w:ascii="Consolas" w:hAnsi="Consolas" w:cs="Consolas"/>
                <w:b/>
                <w:bCs/>
                <w:i/>
                <w:iCs/>
                <w:color w:val="0000C0"/>
                <w:kern w:val="0"/>
                <w:sz w:val="16"/>
                <w:szCs w:val="16"/>
              </w:rPr>
              <w:t>DISPOSE_ON_CLOSE</w:t>
            </w:r>
            <w:r>
              <w:rPr>
                <w:rFonts w:ascii="Consolas" w:hAnsi="Consolas" w:cs="Consolas"/>
                <w:color w:val="000000"/>
                <w:kern w:val="0"/>
                <w:sz w:val="16"/>
                <w:szCs w:val="16"/>
              </w:rPr>
              <w:t>);</w:t>
            </w:r>
          </w:p>
          <w:p w14:paraId="6575B12A"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setTitle(</w:t>
            </w:r>
            <w:r>
              <w:rPr>
                <w:rFonts w:ascii="Consolas" w:hAnsi="Consolas" w:cs="Consolas"/>
                <w:color w:val="2A00FF"/>
                <w:kern w:val="0"/>
                <w:sz w:val="16"/>
                <w:szCs w:val="16"/>
              </w:rPr>
              <w:t>"default"</w:t>
            </w:r>
            <w:r>
              <w:rPr>
                <w:rFonts w:ascii="Consolas" w:hAnsi="Consolas" w:cs="Consolas"/>
                <w:color w:val="000000"/>
                <w:kern w:val="0"/>
                <w:sz w:val="16"/>
                <w:szCs w:val="16"/>
              </w:rPr>
              <w:t>);</w:t>
            </w:r>
          </w:p>
          <w:p w14:paraId="6F1A91D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setCursor(</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java.awt.Cursor(java.awt.Cursor.</w:t>
            </w:r>
            <w:r>
              <w:rPr>
                <w:rFonts w:ascii="Consolas" w:hAnsi="Consolas" w:cs="Consolas"/>
                <w:b/>
                <w:bCs/>
                <w:i/>
                <w:iCs/>
                <w:color w:val="0000C0"/>
                <w:kern w:val="0"/>
                <w:sz w:val="16"/>
                <w:szCs w:val="16"/>
              </w:rPr>
              <w:t>DEFAULT_CURSOR</w:t>
            </w:r>
            <w:r>
              <w:rPr>
                <w:rFonts w:ascii="Consolas" w:hAnsi="Consolas" w:cs="Consolas"/>
                <w:color w:val="000000"/>
                <w:kern w:val="0"/>
                <w:sz w:val="16"/>
                <w:szCs w:val="16"/>
              </w:rPr>
              <w:t>));</w:t>
            </w:r>
          </w:p>
          <w:p w14:paraId="695AC3E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showLifeMenu</w:t>
            </w:r>
            <w:r>
              <w:rPr>
                <w:rFonts w:ascii="Consolas" w:hAnsi="Consolas" w:cs="Consolas"/>
                <w:color w:val="000000"/>
                <w:kern w:val="0"/>
                <w:sz w:val="16"/>
                <w:szCs w:val="16"/>
              </w:rPr>
              <w:t>.setText(</w:t>
            </w:r>
            <w:r>
              <w:rPr>
                <w:rFonts w:ascii="Consolas" w:hAnsi="Consolas" w:cs="Consolas"/>
                <w:color w:val="2A00FF"/>
                <w:kern w:val="0"/>
                <w:sz w:val="16"/>
                <w:szCs w:val="16"/>
              </w:rPr>
              <w:t>"life : "</w:t>
            </w:r>
            <w:r>
              <w:rPr>
                <w:rFonts w:ascii="Consolas" w:hAnsi="Consolas" w:cs="Consolas"/>
                <w:color w:val="000000"/>
                <w:kern w:val="0"/>
                <w:sz w:val="16"/>
                <w:szCs w:val="16"/>
              </w:rPr>
              <w:t xml:space="preserve"> + Integer.</w:t>
            </w:r>
            <w:r>
              <w:rPr>
                <w:rFonts w:ascii="Consolas" w:hAnsi="Consolas" w:cs="Consolas"/>
                <w:i/>
                <w:iCs/>
                <w:color w:val="000000"/>
                <w:kern w:val="0"/>
                <w:sz w:val="16"/>
                <w:szCs w:val="16"/>
              </w:rPr>
              <w:t>toString</w:t>
            </w:r>
            <w:r>
              <w:rPr>
                <w:rFonts w:ascii="Consolas" w:hAnsi="Consolas" w:cs="Consolas"/>
                <w:color w:val="000000"/>
                <w:kern w:val="0"/>
                <w:sz w:val="16"/>
                <w:szCs w:val="16"/>
              </w:rPr>
              <w:t>(</w:t>
            </w:r>
            <w:r>
              <w:rPr>
                <w:rFonts w:ascii="Consolas" w:hAnsi="Consolas" w:cs="Consolas"/>
                <w:i/>
                <w:iCs/>
                <w:color w:val="000000"/>
                <w:kern w:val="0"/>
                <w:sz w:val="16"/>
                <w:szCs w:val="16"/>
              </w:rPr>
              <w:t>getLife</w:t>
            </w:r>
            <w:r>
              <w:rPr>
                <w:rFonts w:ascii="Consolas" w:hAnsi="Consolas" w:cs="Consolas"/>
                <w:color w:val="000000"/>
                <w:kern w:val="0"/>
                <w:sz w:val="16"/>
                <w:szCs w:val="16"/>
              </w:rPr>
              <w:t>()));</w:t>
            </w:r>
          </w:p>
          <w:p w14:paraId="5A1AF94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jmb</w:t>
            </w:r>
            <w:r>
              <w:rPr>
                <w:rFonts w:ascii="Consolas" w:hAnsi="Consolas" w:cs="Consolas"/>
                <w:color w:val="000000"/>
                <w:kern w:val="0"/>
                <w:sz w:val="16"/>
                <w:szCs w:val="16"/>
              </w:rPr>
              <w:t>.add(</w:t>
            </w:r>
            <w:r>
              <w:rPr>
                <w:rFonts w:ascii="Consolas" w:hAnsi="Consolas" w:cs="Consolas"/>
                <w:color w:val="0000C0"/>
                <w:kern w:val="0"/>
                <w:sz w:val="16"/>
                <w:szCs w:val="16"/>
              </w:rPr>
              <w:t>showLifeMenu</w:t>
            </w:r>
            <w:r>
              <w:rPr>
                <w:rFonts w:ascii="Consolas" w:hAnsi="Consolas" w:cs="Consolas"/>
                <w:color w:val="000000"/>
                <w:kern w:val="0"/>
                <w:sz w:val="16"/>
                <w:szCs w:val="16"/>
              </w:rPr>
              <w:t>);</w:t>
            </w:r>
          </w:p>
          <w:p w14:paraId="57DA93CD"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setJMenuBar(</w:t>
            </w:r>
            <w:r>
              <w:rPr>
                <w:rFonts w:ascii="Consolas" w:hAnsi="Consolas" w:cs="Consolas"/>
                <w:color w:val="0000C0"/>
                <w:kern w:val="0"/>
                <w:sz w:val="16"/>
                <w:szCs w:val="16"/>
              </w:rPr>
              <w:t>jmb</w:t>
            </w:r>
            <w:r>
              <w:rPr>
                <w:rFonts w:ascii="Consolas" w:hAnsi="Consolas" w:cs="Consolas"/>
                <w:color w:val="000000"/>
                <w:kern w:val="0"/>
                <w:sz w:val="16"/>
                <w:szCs w:val="16"/>
              </w:rPr>
              <w:t>);</w:t>
            </w:r>
          </w:p>
          <w:p w14:paraId="77650C57"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javax.swing.GroupLayout </w:t>
            </w:r>
            <w:r>
              <w:rPr>
                <w:rFonts w:ascii="Consolas" w:hAnsi="Consolas" w:cs="Consolas"/>
                <w:color w:val="6A3E3E"/>
                <w:kern w:val="0"/>
                <w:sz w:val="16"/>
                <w:szCs w:val="16"/>
              </w:rPr>
              <w:t>layout</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javax.swing.GroupLayout(getContentPane());</w:t>
            </w:r>
          </w:p>
          <w:p w14:paraId="7A9762E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getContentPane().setLayout(</w:t>
            </w:r>
            <w:r>
              <w:rPr>
                <w:rFonts w:ascii="Consolas" w:hAnsi="Consolas" w:cs="Consolas"/>
                <w:color w:val="6A3E3E"/>
                <w:kern w:val="0"/>
                <w:sz w:val="16"/>
                <w:szCs w:val="16"/>
              </w:rPr>
              <w:t>layout</w:t>
            </w:r>
            <w:r>
              <w:rPr>
                <w:rFonts w:ascii="Consolas" w:hAnsi="Consolas" w:cs="Consolas"/>
                <w:color w:val="000000"/>
                <w:kern w:val="0"/>
                <w:sz w:val="16"/>
                <w:szCs w:val="16"/>
              </w:rPr>
              <w:t>);</w:t>
            </w:r>
          </w:p>
          <w:p w14:paraId="1CB96CEB" w14:textId="77777777" w:rsidR="00F340A5" w:rsidRDefault="00F340A5" w:rsidP="00F340A5">
            <w:pPr>
              <w:wordWrap/>
              <w:adjustRightInd w:val="0"/>
              <w:jc w:val="left"/>
              <w:rPr>
                <w:rFonts w:ascii="Consolas" w:hAnsi="Consolas" w:cs="Consolas"/>
                <w:kern w:val="0"/>
                <w:sz w:val="16"/>
                <w:szCs w:val="16"/>
              </w:rPr>
            </w:pPr>
          </w:p>
          <w:p w14:paraId="10942DB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layout</w:t>
            </w:r>
            <w:r>
              <w:rPr>
                <w:rFonts w:ascii="Consolas" w:hAnsi="Consolas" w:cs="Consolas"/>
                <w:color w:val="000000"/>
                <w:kern w:val="0"/>
                <w:sz w:val="16"/>
                <w:szCs w:val="16"/>
              </w:rPr>
              <w:t>.setHorizontalGroup(</w:t>
            </w:r>
          </w:p>
          <w:p w14:paraId="1FAB989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layout</w:t>
            </w:r>
            <w:r>
              <w:rPr>
                <w:rFonts w:ascii="Consolas" w:hAnsi="Consolas" w:cs="Consolas"/>
                <w:color w:val="000000"/>
                <w:kern w:val="0"/>
                <w:sz w:val="16"/>
                <w:szCs w:val="16"/>
              </w:rPr>
              <w:t>.createParallelGroup(javax.swing.GroupLayout.Alignment.</w:t>
            </w:r>
            <w:r>
              <w:rPr>
                <w:rFonts w:ascii="Consolas" w:hAnsi="Consolas" w:cs="Consolas"/>
                <w:b/>
                <w:bCs/>
                <w:i/>
                <w:iCs/>
                <w:color w:val="0000C0"/>
                <w:kern w:val="0"/>
                <w:sz w:val="16"/>
                <w:szCs w:val="16"/>
              </w:rPr>
              <w:t>LEADING</w:t>
            </w:r>
            <w:r>
              <w:rPr>
                <w:rFonts w:ascii="Consolas" w:hAnsi="Consolas" w:cs="Consolas"/>
                <w:color w:val="000000"/>
                <w:kern w:val="0"/>
                <w:sz w:val="16"/>
                <w:szCs w:val="16"/>
              </w:rPr>
              <w:t xml:space="preserve">).addGap(0, 1094, </w:t>
            </w:r>
            <w:r>
              <w:rPr>
                <w:rFonts w:ascii="Consolas" w:hAnsi="Consolas" w:cs="Consolas"/>
                <w:color w:val="000000"/>
                <w:kern w:val="0"/>
                <w:sz w:val="16"/>
                <w:szCs w:val="16"/>
              </w:rPr>
              <w:lastRenderedPageBreak/>
              <w:t>Short.</w:t>
            </w:r>
            <w:r>
              <w:rPr>
                <w:rFonts w:ascii="Consolas" w:hAnsi="Consolas" w:cs="Consolas"/>
                <w:b/>
                <w:bCs/>
                <w:i/>
                <w:iCs/>
                <w:color w:val="0000C0"/>
                <w:kern w:val="0"/>
                <w:sz w:val="16"/>
                <w:szCs w:val="16"/>
              </w:rPr>
              <w:t>MAX_VALUE</w:t>
            </w:r>
            <w:r>
              <w:rPr>
                <w:rFonts w:ascii="Consolas" w:hAnsi="Consolas" w:cs="Consolas"/>
                <w:color w:val="000000"/>
                <w:kern w:val="0"/>
                <w:sz w:val="16"/>
                <w:szCs w:val="16"/>
              </w:rPr>
              <w:t>));</w:t>
            </w:r>
          </w:p>
          <w:p w14:paraId="150A5032"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layout</w:t>
            </w:r>
            <w:r>
              <w:rPr>
                <w:rFonts w:ascii="Consolas" w:hAnsi="Consolas" w:cs="Consolas"/>
                <w:color w:val="000000"/>
                <w:kern w:val="0"/>
                <w:sz w:val="16"/>
                <w:szCs w:val="16"/>
              </w:rPr>
              <w:t>.setVerticalGroup(</w:t>
            </w:r>
          </w:p>
          <w:p w14:paraId="47B3587E"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6A3E3E"/>
                <w:kern w:val="0"/>
                <w:sz w:val="16"/>
                <w:szCs w:val="16"/>
              </w:rPr>
              <w:t>layout</w:t>
            </w:r>
            <w:r>
              <w:rPr>
                <w:rFonts w:ascii="Consolas" w:hAnsi="Consolas" w:cs="Consolas"/>
                <w:color w:val="000000"/>
                <w:kern w:val="0"/>
                <w:sz w:val="16"/>
                <w:szCs w:val="16"/>
              </w:rPr>
              <w:t>.createParallelGroup(javax.swing.GroupLayout.Alignment.</w:t>
            </w:r>
            <w:r>
              <w:rPr>
                <w:rFonts w:ascii="Consolas" w:hAnsi="Consolas" w:cs="Consolas"/>
                <w:b/>
                <w:bCs/>
                <w:i/>
                <w:iCs/>
                <w:color w:val="0000C0"/>
                <w:kern w:val="0"/>
                <w:sz w:val="16"/>
                <w:szCs w:val="16"/>
              </w:rPr>
              <w:t>LEADING</w:t>
            </w:r>
            <w:r>
              <w:rPr>
                <w:rFonts w:ascii="Consolas" w:hAnsi="Consolas" w:cs="Consolas"/>
                <w:color w:val="000000"/>
                <w:kern w:val="0"/>
                <w:sz w:val="16"/>
                <w:szCs w:val="16"/>
              </w:rPr>
              <w:t>).addGap(0, 553, Short.</w:t>
            </w:r>
            <w:r>
              <w:rPr>
                <w:rFonts w:ascii="Consolas" w:hAnsi="Consolas" w:cs="Consolas"/>
                <w:b/>
                <w:bCs/>
                <w:i/>
                <w:iCs/>
                <w:color w:val="0000C0"/>
                <w:kern w:val="0"/>
                <w:sz w:val="16"/>
                <w:szCs w:val="16"/>
              </w:rPr>
              <w:t>MAX_VALUE</w:t>
            </w:r>
            <w:r>
              <w:rPr>
                <w:rFonts w:ascii="Consolas" w:hAnsi="Consolas" w:cs="Consolas"/>
                <w:color w:val="000000"/>
                <w:kern w:val="0"/>
                <w:sz w:val="16"/>
                <w:szCs w:val="16"/>
              </w:rPr>
              <w:t>));</w:t>
            </w:r>
          </w:p>
          <w:p w14:paraId="4656BACE" w14:textId="77777777" w:rsidR="00F340A5" w:rsidRDefault="00F340A5" w:rsidP="00F340A5">
            <w:pPr>
              <w:wordWrap/>
              <w:adjustRightInd w:val="0"/>
              <w:jc w:val="left"/>
              <w:rPr>
                <w:rFonts w:ascii="Consolas" w:hAnsi="Consolas" w:cs="Consolas"/>
                <w:kern w:val="0"/>
                <w:sz w:val="16"/>
                <w:szCs w:val="16"/>
              </w:rPr>
            </w:pPr>
          </w:p>
          <w:p w14:paraId="0849534C"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pack();</w:t>
            </w:r>
          </w:p>
          <w:p w14:paraId="000D31A7" w14:textId="234720BC"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536792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w:t>
            </w:r>
          </w:p>
          <w:p w14:paraId="54DF24D2" w14:textId="77777777" w:rsidR="00F340A5" w:rsidRDefault="00F340A5" w:rsidP="00361A57">
            <w:pPr>
              <w:rPr>
                <w:sz w:val="26"/>
                <w:szCs w:val="26"/>
              </w:rPr>
            </w:pPr>
          </w:p>
        </w:tc>
      </w:tr>
    </w:tbl>
    <w:p w14:paraId="37D70DD9" w14:textId="77777777" w:rsidR="00361A57" w:rsidRPr="00361A57" w:rsidRDefault="00361A57" w:rsidP="00361A57">
      <w:pPr>
        <w:rPr>
          <w:sz w:val="26"/>
          <w:szCs w:val="26"/>
        </w:rPr>
      </w:pPr>
    </w:p>
    <w:p w14:paraId="7BED3E7E" w14:textId="49FB2DCE" w:rsidR="005958C8" w:rsidRDefault="005958C8" w:rsidP="005958C8">
      <w:pPr>
        <w:pStyle w:val="3"/>
        <w:ind w:left="480" w:hanging="480"/>
      </w:pPr>
      <w:bookmarkStart w:id="167" w:name="_Toc26783830"/>
      <w:r>
        <w:rPr>
          <w:rFonts w:hint="eastAsia"/>
        </w:rPr>
        <w:t xml:space="preserve">예외처리, </w:t>
      </w:r>
      <w:r>
        <w:t xml:space="preserve">server </w:t>
      </w:r>
      <w:r>
        <w:rPr>
          <w:rFonts w:hint="eastAsia"/>
        </w:rPr>
        <w:t xml:space="preserve">콘솔 출력 메시지 </w:t>
      </w:r>
      <w:r>
        <w:t>log</w:t>
      </w:r>
      <w:r>
        <w:rPr>
          <w:rFonts w:hint="eastAsia"/>
        </w:rPr>
        <w:t>로 변경</w:t>
      </w:r>
      <w:bookmarkEnd w:id="167"/>
    </w:p>
    <w:p w14:paraId="11FB7DAF" w14:textId="732548AA"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78619E49" w14:textId="7C6EB191" w:rsidR="00204D0E" w:rsidRPr="00204D0E" w:rsidRDefault="00B759C8" w:rsidP="00361A57">
      <w:pPr>
        <w:rPr>
          <w:szCs w:val="20"/>
        </w:rPr>
      </w:pPr>
      <w:r>
        <w:rPr>
          <w:rFonts w:hint="eastAsia"/>
          <w:szCs w:val="20"/>
        </w:rPr>
        <w:t xml:space="preserve"> 오류</w:t>
      </w:r>
      <w:r>
        <w:rPr>
          <w:szCs w:val="20"/>
        </w:rPr>
        <w:t xml:space="preserve"> </w:t>
      </w:r>
      <w:r>
        <w:rPr>
          <w:rFonts w:hint="eastAsia"/>
          <w:szCs w:val="20"/>
        </w:rPr>
        <w:t>발생 시점을 잡기 좋다.</w:t>
      </w:r>
      <w:r>
        <w:rPr>
          <w:szCs w:val="20"/>
        </w:rPr>
        <w:t xml:space="preserve"> </w:t>
      </w:r>
      <w:r>
        <w:rPr>
          <w:rFonts w:hint="eastAsia"/>
          <w:szCs w:val="20"/>
        </w:rPr>
        <w:t>S</w:t>
      </w:r>
      <w:r>
        <w:rPr>
          <w:szCs w:val="20"/>
        </w:rPr>
        <w:t>ever</w:t>
      </w:r>
      <w:r>
        <w:rPr>
          <w:rFonts w:hint="eastAsia"/>
          <w:szCs w:val="20"/>
        </w:rPr>
        <w:t xml:space="preserve"> 접속 정보 등의 표현이 용이하다.</w:t>
      </w:r>
    </w:p>
    <w:p w14:paraId="78116901" w14:textId="77777777" w:rsidR="00361A57" w:rsidRP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F340A5" w14:paraId="3B5EB724" w14:textId="77777777" w:rsidTr="00F340A5">
        <w:tc>
          <w:tcPr>
            <w:tcW w:w="9016" w:type="dxa"/>
          </w:tcPr>
          <w:p w14:paraId="638AB4B3"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startClient(String </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 {</w:t>
            </w:r>
          </w:p>
          <w:p w14:paraId="5B430FBE" w14:textId="284FBA0A"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 xml:space="preserve">Thread </w:t>
            </w:r>
            <w:r>
              <w:rPr>
                <w:rFonts w:ascii="Consolas" w:hAnsi="Consolas" w:cs="Consolas"/>
                <w:color w:val="6A3E3E"/>
                <w:kern w:val="0"/>
                <w:sz w:val="16"/>
                <w:szCs w:val="16"/>
              </w:rPr>
              <w:t>thread</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Thread() {</w:t>
            </w:r>
          </w:p>
          <w:p w14:paraId="36BFC843" w14:textId="15A0CCAE"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run() {</w:t>
            </w:r>
          </w:p>
          <w:p w14:paraId="76727CD1" w14:textId="54D8E7C8"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212B4CE6" w14:textId="2040C2D1"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socket</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Socket(</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w:t>
            </w:r>
          </w:p>
          <w:p w14:paraId="1531C77C" w14:textId="6F7E99A0"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receive();</w:t>
            </w:r>
          </w:p>
          <w:p w14:paraId="31BE8ECE" w14:textId="66D876D3"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7679357F" w14:textId="1953657B"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socket</w:t>
            </w:r>
            <w:r>
              <w:rPr>
                <w:rFonts w:ascii="Consolas" w:hAnsi="Consolas" w:cs="Consolas"/>
                <w:color w:val="000000"/>
                <w:kern w:val="0"/>
                <w:sz w:val="16"/>
                <w:szCs w:val="16"/>
              </w:rPr>
              <w:t>.isClosed()) {</w:t>
            </w:r>
          </w:p>
          <w:p w14:paraId="23063FFA" w14:textId="2F68D795"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stopClient();</w:t>
            </w:r>
          </w:p>
          <w:p w14:paraId="41D11098" w14:textId="35D9049E"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"server access fail"</w:t>
            </w:r>
            <w:r>
              <w:rPr>
                <w:rFonts w:ascii="Consolas" w:hAnsi="Consolas" w:cs="Consolas"/>
                <w:color w:val="000000"/>
                <w:kern w:val="0"/>
                <w:sz w:val="16"/>
                <w:szCs w:val="16"/>
              </w:rPr>
              <w:t xml:space="preserve">); </w:t>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p>
          <w:p w14:paraId="0C766898" w14:textId="6192DF5D"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Platform.</w:t>
            </w:r>
            <w:r>
              <w:rPr>
                <w:rFonts w:ascii="Consolas" w:hAnsi="Consolas" w:cs="Consolas"/>
                <w:i/>
                <w:iCs/>
                <w:color w:val="000000"/>
                <w:kern w:val="0"/>
                <w:sz w:val="16"/>
                <w:szCs w:val="16"/>
              </w:rPr>
              <w:t>exit</w:t>
            </w:r>
            <w:r>
              <w:rPr>
                <w:rFonts w:ascii="Consolas" w:hAnsi="Consolas" w:cs="Consolas"/>
                <w:color w:val="000000"/>
                <w:kern w:val="0"/>
                <w:sz w:val="16"/>
                <w:szCs w:val="16"/>
              </w:rPr>
              <w:t>();</w:t>
            </w:r>
          </w:p>
          <w:p w14:paraId="35974CBC" w14:textId="5A8FD4F1"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0867A703" w14:textId="5AE8F971"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18E49440" w14:textId="36B6405D"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14181B77" w14:textId="08D0013C"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7BE27141" w14:textId="2ECC1F48"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6A3E3E"/>
                <w:kern w:val="0"/>
                <w:sz w:val="16"/>
                <w:szCs w:val="16"/>
              </w:rPr>
              <w:t>thread</w:t>
            </w:r>
            <w:r>
              <w:rPr>
                <w:rFonts w:ascii="Consolas" w:hAnsi="Consolas" w:cs="Consolas"/>
                <w:color w:val="000000"/>
                <w:kern w:val="0"/>
                <w:sz w:val="16"/>
                <w:szCs w:val="16"/>
              </w:rPr>
              <w:t>.start();</w:t>
            </w:r>
          </w:p>
          <w:p w14:paraId="436CAE12" w14:textId="3701E792" w:rsidR="00F340A5" w:rsidRDefault="00F340A5" w:rsidP="00F340A5">
            <w:r>
              <w:rPr>
                <w:rFonts w:ascii="Consolas" w:hAnsi="Consolas" w:cs="Consolas"/>
                <w:color w:val="000000"/>
                <w:kern w:val="0"/>
                <w:sz w:val="16"/>
                <w:szCs w:val="16"/>
              </w:rPr>
              <w:t>}</w:t>
            </w:r>
          </w:p>
        </w:tc>
      </w:tr>
    </w:tbl>
    <w:p w14:paraId="4BD982DF" w14:textId="727E74F5" w:rsidR="00F340A5" w:rsidRDefault="00F340A5" w:rsidP="00361A57"/>
    <w:tbl>
      <w:tblPr>
        <w:tblStyle w:val="a9"/>
        <w:tblW w:w="0" w:type="auto"/>
        <w:tblLook w:val="04A0" w:firstRow="1" w:lastRow="0" w:firstColumn="1" w:lastColumn="0" w:noHBand="0" w:noVBand="1"/>
      </w:tblPr>
      <w:tblGrid>
        <w:gridCol w:w="9016"/>
      </w:tblGrid>
      <w:tr w:rsidR="00F340A5" w14:paraId="5846DA31" w14:textId="77777777" w:rsidTr="00F340A5">
        <w:tc>
          <w:tcPr>
            <w:tcW w:w="9016" w:type="dxa"/>
          </w:tcPr>
          <w:p w14:paraId="0844AA26"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startServer(String </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b/>
                <w:bCs/>
                <w:color w:val="7F0055"/>
                <w:kern w:val="0"/>
                <w:sz w:val="16"/>
                <w:szCs w:val="16"/>
              </w:rPr>
              <w:t>int</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 {</w:t>
            </w:r>
          </w:p>
          <w:p w14:paraId="4D40222F" w14:textId="5F1DB024"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306C4FA0" w14:textId="10FB48B2"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serverSocket</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ServerSocket();</w:t>
            </w:r>
          </w:p>
          <w:p w14:paraId="46376BD7" w14:textId="1320928F"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serverSocket</w:t>
            </w:r>
            <w:r>
              <w:rPr>
                <w:rFonts w:ascii="Consolas" w:hAnsi="Consolas" w:cs="Consolas"/>
                <w:color w:val="000000"/>
                <w:kern w:val="0"/>
                <w:sz w:val="16"/>
                <w:szCs w:val="16"/>
              </w:rPr>
              <w:t>.bind(</w:t>
            </w:r>
            <w:r>
              <w:rPr>
                <w:rFonts w:ascii="Consolas" w:hAnsi="Consolas" w:cs="Consolas"/>
                <w:b/>
                <w:bCs/>
                <w:color w:val="7F0055"/>
                <w:kern w:val="0"/>
                <w:sz w:val="16"/>
                <w:szCs w:val="16"/>
              </w:rPr>
              <w:t>new</w:t>
            </w:r>
            <w:r>
              <w:rPr>
                <w:rFonts w:ascii="Consolas" w:hAnsi="Consolas" w:cs="Consolas"/>
                <w:color w:val="000000"/>
                <w:kern w:val="0"/>
                <w:sz w:val="16"/>
                <w:szCs w:val="16"/>
              </w:rPr>
              <w:t xml:space="preserve"> InetSocketAddress(</w:t>
            </w:r>
            <w:r>
              <w:rPr>
                <w:rFonts w:ascii="Consolas" w:hAnsi="Consolas" w:cs="Consolas"/>
                <w:color w:val="6A3E3E"/>
                <w:kern w:val="0"/>
                <w:sz w:val="16"/>
                <w:szCs w:val="16"/>
              </w:rPr>
              <w:t>IP</w:t>
            </w:r>
            <w:r>
              <w:rPr>
                <w:rFonts w:ascii="Consolas" w:hAnsi="Consolas" w:cs="Consolas"/>
                <w:color w:val="000000"/>
                <w:kern w:val="0"/>
                <w:sz w:val="16"/>
                <w:szCs w:val="16"/>
              </w:rPr>
              <w:t xml:space="preserve">, </w:t>
            </w:r>
            <w:r>
              <w:rPr>
                <w:rFonts w:ascii="Consolas" w:hAnsi="Consolas" w:cs="Consolas"/>
                <w:color w:val="6A3E3E"/>
                <w:kern w:val="0"/>
                <w:sz w:val="16"/>
                <w:szCs w:val="16"/>
              </w:rPr>
              <w:t>port</w:t>
            </w:r>
            <w:r>
              <w:rPr>
                <w:rFonts w:ascii="Consolas" w:hAnsi="Consolas" w:cs="Consolas"/>
                <w:color w:val="000000"/>
                <w:kern w:val="0"/>
                <w:sz w:val="16"/>
                <w:szCs w:val="16"/>
              </w:rPr>
              <w:t>));</w:t>
            </w:r>
          </w:p>
          <w:p w14:paraId="5730F238" w14:textId="63A32CC6"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0BC92364" w14:textId="05F983F2"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"exception msg"</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w:t>
            </w:r>
          </w:p>
          <w:p w14:paraId="3E5F6D06" w14:textId="5047907D"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serverSocket</w:t>
            </w:r>
            <w:r>
              <w:rPr>
                <w:rFonts w:ascii="Consolas" w:hAnsi="Consolas" w:cs="Consolas"/>
                <w:color w:val="000000"/>
                <w:kern w:val="0"/>
                <w:sz w:val="16"/>
                <w:szCs w:val="16"/>
              </w:rPr>
              <w:t>.isClosed()) {</w:t>
            </w:r>
          </w:p>
          <w:p w14:paraId="6DE653C5" w14:textId="647EE060"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stopServer();</w:t>
            </w:r>
          </w:p>
          <w:p w14:paraId="3828AF8B" w14:textId="7272C253"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0BE32E75" w14:textId="3795E93B"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return</w:t>
            </w:r>
            <w:r>
              <w:rPr>
                <w:rFonts w:ascii="Consolas" w:hAnsi="Consolas" w:cs="Consolas"/>
                <w:color w:val="000000"/>
                <w:kern w:val="0"/>
                <w:sz w:val="16"/>
                <w:szCs w:val="16"/>
              </w:rPr>
              <w:t>;</w:t>
            </w:r>
          </w:p>
          <w:p w14:paraId="641D6F61" w14:textId="0D2158AC" w:rsidR="00F340A5" w:rsidRDefault="00F340A5" w:rsidP="00F340A5">
            <w:r>
              <w:rPr>
                <w:rFonts w:ascii="Consolas" w:hAnsi="Consolas" w:cs="Consolas"/>
                <w:color w:val="000000"/>
                <w:kern w:val="0"/>
                <w:sz w:val="16"/>
                <w:szCs w:val="16"/>
              </w:rPr>
              <w:tab/>
              <w:t>}</w:t>
            </w:r>
          </w:p>
        </w:tc>
      </w:tr>
    </w:tbl>
    <w:p w14:paraId="7859D3EF" w14:textId="23923EED" w:rsidR="00F340A5" w:rsidRDefault="00F340A5" w:rsidP="00361A57"/>
    <w:tbl>
      <w:tblPr>
        <w:tblStyle w:val="a9"/>
        <w:tblW w:w="0" w:type="auto"/>
        <w:tblLook w:val="04A0" w:firstRow="1" w:lastRow="0" w:firstColumn="1" w:lastColumn="0" w:noHBand="0" w:noVBand="1"/>
      </w:tblPr>
      <w:tblGrid>
        <w:gridCol w:w="9016"/>
      </w:tblGrid>
      <w:tr w:rsidR="00F340A5" w14:paraId="62F6B348" w14:textId="77777777" w:rsidTr="00F340A5">
        <w:tc>
          <w:tcPr>
            <w:tcW w:w="9016" w:type="dxa"/>
          </w:tcPr>
          <w:p w14:paraId="655ACB4B" w14:textId="7777777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 xml:space="preserve">Runnable </w:t>
            </w:r>
            <w:r>
              <w:rPr>
                <w:rFonts w:ascii="Consolas" w:hAnsi="Consolas" w:cs="Consolas"/>
                <w:color w:val="6A3E3E"/>
                <w:kern w:val="0"/>
                <w:sz w:val="16"/>
                <w:szCs w:val="16"/>
              </w:rPr>
              <w:t>thread</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Runnable() {</w:t>
            </w:r>
          </w:p>
          <w:p w14:paraId="6735F22E" w14:textId="7076A174"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646464"/>
                <w:kern w:val="0"/>
                <w:sz w:val="16"/>
                <w:szCs w:val="16"/>
              </w:rPr>
              <w:t>@Override</w:t>
            </w:r>
          </w:p>
          <w:p w14:paraId="1B98CB2B" w14:textId="121CD3A8"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run() {</w:t>
            </w:r>
          </w:p>
          <w:p w14:paraId="4FB6FF25" w14:textId="072639E6"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while</w:t>
            </w:r>
            <w:r>
              <w:rPr>
                <w:rFonts w:ascii="Consolas" w:hAnsi="Consolas" w:cs="Consolas"/>
                <w:color w:val="000000"/>
                <w:kern w:val="0"/>
                <w:sz w:val="16"/>
                <w:szCs w:val="16"/>
              </w:rPr>
              <w:t xml:space="preserve"> (</w:t>
            </w:r>
            <w:r>
              <w:rPr>
                <w:rFonts w:ascii="Consolas" w:hAnsi="Consolas" w:cs="Consolas"/>
                <w:b/>
                <w:bCs/>
                <w:color w:val="7F0055"/>
                <w:kern w:val="0"/>
                <w:sz w:val="16"/>
                <w:szCs w:val="16"/>
              </w:rPr>
              <w:t>true</w:t>
            </w:r>
            <w:r>
              <w:rPr>
                <w:rFonts w:ascii="Consolas" w:hAnsi="Consolas" w:cs="Consolas"/>
                <w:color w:val="000000"/>
                <w:kern w:val="0"/>
                <w:sz w:val="16"/>
                <w:szCs w:val="16"/>
              </w:rPr>
              <w:t>) {</w:t>
            </w:r>
          </w:p>
          <w:p w14:paraId="3A671611" w14:textId="5811DFEC"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1FC66C09" w14:textId="5D2E230E"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Socket </w:t>
            </w:r>
            <w:r>
              <w:rPr>
                <w:rFonts w:ascii="Consolas" w:hAnsi="Consolas" w:cs="Consolas"/>
                <w:color w:val="6A3E3E"/>
                <w:kern w:val="0"/>
                <w:sz w:val="16"/>
                <w:szCs w:val="16"/>
              </w:rPr>
              <w:t>socket</w:t>
            </w:r>
            <w:r>
              <w:rPr>
                <w:rFonts w:ascii="Consolas" w:hAnsi="Consolas" w:cs="Consolas"/>
                <w:color w:val="000000"/>
                <w:kern w:val="0"/>
                <w:sz w:val="16"/>
                <w:szCs w:val="16"/>
              </w:rPr>
              <w:t xml:space="preserve"> = </w:t>
            </w:r>
            <w:r>
              <w:rPr>
                <w:rFonts w:ascii="Consolas" w:hAnsi="Consolas" w:cs="Consolas"/>
                <w:color w:val="0000C0"/>
                <w:kern w:val="0"/>
                <w:sz w:val="16"/>
                <w:szCs w:val="16"/>
              </w:rPr>
              <w:t>serverSocket</w:t>
            </w:r>
            <w:r>
              <w:rPr>
                <w:rFonts w:ascii="Consolas" w:hAnsi="Consolas" w:cs="Consolas"/>
                <w:color w:val="000000"/>
                <w:kern w:val="0"/>
                <w:sz w:val="16"/>
                <w:szCs w:val="16"/>
              </w:rPr>
              <w:t>.accept();</w:t>
            </w:r>
          </w:p>
          <w:p w14:paraId="1A2B514A" w14:textId="7F7DA50A"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clients</w:t>
            </w:r>
            <w:r>
              <w:rPr>
                <w:rFonts w:ascii="Consolas" w:hAnsi="Consolas" w:cs="Consolas"/>
                <w:color w:val="000000"/>
                <w:kern w:val="0"/>
                <w:sz w:val="16"/>
                <w:szCs w:val="16"/>
              </w:rPr>
              <w:t>.add(</w:t>
            </w:r>
            <w:r>
              <w:rPr>
                <w:rFonts w:ascii="Consolas" w:hAnsi="Consolas" w:cs="Consolas"/>
                <w:b/>
                <w:bCs/>
                <w:color w:val="7F0055"/>
                <w:kern w:val="0"/>
                <w:sz w:val="16"/>
                <w:szCs w:val="16"/>
              </w:rPr>
              <w:t>new</w:t>
            </w:r>
            <w:r>
              <w:rPr>
                <w:rFonts w:ascii="Consolas" w:hAnsi="Consolas" w:cs="Consolas"/>
                <w:color w:val="000000"/>
                <w:kern w:val="0"/>
                <w:sz w:val="16"/>
                <w:szCs w:val="16"/>
              </w:rPr>
              <w:t xml:space="preserve"> Client(</w:t>
            </w:r>
            <w:r>
              <w:rPr>
                <w:rFonts w:ascii="Consolas" w:hAnsi="Consolas" w:cs="Consolas"/>
                <w:color w:val="6A3E3E"/>
                <w:kern w:val="0"/>
                <w:sz w:val="16"/>
                <w:szCs w:val="16"/>
              </w:rPr>
              <w:t>socket</w:t>
            </w:r>
            <w:r>
              <w:rPr>
                <w:rFonts w:ascii="Consolas" w:hAnsi="Consolas" w:cs="Consolas"/>
                <w:color w:val="000000"/>
                <w:kern w:val="0"/>
                <w:sz w:val="16"/>
                <w:szCs w:val="16"/>
              </w:rPr>
              <w:t>));</w:t>
            </w:r>
          </w:p>
          <w:p w14:paraId="0ADA4A52" w14:textId="77777777" w:rsidR="00F340A5" w:rsidRDefault="00F340A5" w:rsidP="00F340A5">
            <w:pPr>
              <w:wordWrap/>
              <w:adjustRightInd w:val="0"/>
              <w:jc w:val="left"/>
              <w:rPr>
                <w:rFonts w:ascii="Consolas" w:hAnsi="Consolas" w:cs="Consolas"/>
                <w:kern w:val="0"/>
                <w:sz w:val="16"/>
                <w:szCs w:val="16"/>
              </w:rPr>
            </w:pPr>
          </w:p>
          <w:p w14:paraId="0B439673" w14:textId="314A9A8B" w:rsidR="00F340A5" w:rsidRDefault="00F340A5" w:rsidP="001F4715">
            <w:pPr>
              <w:wordWrap/>
              <w:adjustRightInd w:val="0"/>
              <w:ind w:left="80" w:hangingChars="50" w:hanging="8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"client access"</w:t>
            </w:r>
            <w:r>
              <w:rPr>
                <w:rFonts w:ascii="Consolas" w:hAnsi="Consolas" w:cs="Consolas"/>
                <w:color w:val="000000"/>
                <w:kern w:val="0"/>
                <w:sz w:val="16"/>
                <w:szCs w:val="16"/>
              </w:rPr>
              <w:t xml:space="preserve"> +</w:t>
            </w:r>
            <w:r>
              <w:rPr>
                <w:rFonts w:ascii="Consolas" w:hAnsi="Consolas" w:cs="Consolas"/>
                <w:color w:val="6A3E3E"/>
                <w:kern w:val="0"/>
                <w:sz w:val="16"/>
                <w:szCs w:val="16"/>
              </w:rPr>
              <w:t>socket</w:t>
            </w:r>
            <w:r>
              <w:rPr>
                <w:rFonts w:ascii="Consolas" w:hAnsi="Consolas" w:cs="Consolas"/>
                <w:color w:val="000000"/>
                <w:kern w:val="0"/>
                <w:sz w:val="16"/>
                <w:szCs w:val="16"/>
              </w:rPr>
              <w:t xml:space="preserve">.getRemoteSocketAddress() + </w:t>
            </w:r>
            <w:r>
              <w:rPr>
                <w:rFonts w:ascii="Consolas" w:hAnsi="Consolas" w:cs="Consolas"/>
                <w:color w:val="2A00FF"/>
                <w:kern w:val="0"/>
                <w:sz w:val="16"/>
                <w:szCs w:val="16"/>
              </w:rPr>
              <w:t>" : "</w:t>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Thread.</w:t>
            </w:r>
            <w:r>
              <w:rPr>
                <w:rFonts w:ascii="Consolas" w:hAnsi="Consolas" w:cs="Consolas"/>
                <w:i/>
                <w:iCs/>
                <w:color w:val="000000"/>
                <w:kern w:val="0"/>
                <w:sz w:val="16"/>
                <w:szCs w:val="16"/>
              </w:rPr>
              <w:t>currentThread</w:t>
            </w:r>
            <w:r>
              <w:rPr>
                <w:rFonts w:ascii="Consolas" w:hAnsi="Consolas" w:cs="Consolas"/>
                <w:color w:val="000000"/>
                <w:kern w:val="0"/>
                <w:sz w:val="16"/>
                <w:szCs w:val="16"/>
              </w:rPr>
              <w:t>().getName());</w:t>
            </w:r>
          </w:p>
          <w:p w14:paraId="3AEF73D9" w14:textId="77777777" w:rsidR="00F340A5" w:rsidRDefault="00F340A5" w:rsidP="00F340A5">
            <w:pPr>
              <w:wordWrap/>
              <w:adjustRightInd w:val="0"/>
              <w:jc w:val="left"/>
              <w:rPr>
                <w:rFonts w:ascii="Consolas" w:hAnsi="Consolas" w:cs="Consolas"/>
                <w:kern w:val="0"/>
                <w:sz w:val="16"/>
                <w:szCs w:val="16"/>
              </w:rPr>
            </w:pPr>
          </w:p>
          <w:p w14:paraId="0F3C1CE8" w14:textId="17C753A9"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102DB84A" w14:textId="2D97132C"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 xml:space="preserve"> (!</w:t>
            </w:r>
            <w:r>
              <w:rPr>
                <w:rFonts w:ascii="Consolas" w:hAnsi="Consolas" w:cs="Consolas"/>
                <w:color w:val="0000C0"/>
                <w:kern w:val="0"/>
                <w:sz w:val="16"/>
                <w:szCs w:val="16"/>
              </w:rPr>
              <w:t>serverSocket</w:t>
            </w:r>
            <w:r>
              <w:rPr>
                <w:rFonts w:ascii="Consolas" w:hAnsi="Consolas" w:cs="Consolas"/>
                <w:color w:val="000000"/>
                <w:kern w:val="0"/>
                <w:sz w:val="16"/>
                <w:szCs w:val="16"/>
              </w:rPr>
              <w:t>.isClosed()) {</w:t>
            </w:r>
          </w:p>
          <w:p w14:paraId="4503B7B7" w14:textId="5CD1FF62"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stopServer();</w:t>
            </w:r>
          </w:p>
          <w:p w14:paraId="3AABB03D" w14:textId="35DAD9C0"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794D5F2" w14:textId="66227657"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break</w:t>
            </w:r>
            <w:r>
              <w:rPr>
                <w:rFonts w:ascii="Consolas" w:hAnsi="Consolas" w:cs="Consolas"/>
                <w:color w:val="000000"/>
                <w:kern w:val="0"/>
                <w:sz w:val="16"/>
                <w:szCs w:val="16"/>
              </w:rPr>
              <w:t>;</w:t>
            </w:r>
          </w:p>
          <w:p w14:paraId="53E0912F" w14:textId="79C568AA"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w:t>
            </w:r>
          </w:p>
          <w:p w14:paraId="692EA3F8" w14:textId="21247DE4"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3D555083" w14:textId="2B0A959A" w:rsidR="00F340A5" w:rsidRDefault="00F340A5" w:rsidP="00F340A5">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2C3AB321" w14:textId="101844D4" w:rsidR="00F340A5" w:rsidRDefault="00F340A5" w:rsidP="00F340A5">
            <w:r>
              <w:rPr>
                <w:rFonts w:ascii="Consolas" w:hAnsi="Consolas" w:cs="Consolas"/>
                <w:color w:val="000000"/>
                <w:kern w:val="0"/>
                <w:sz w:val="16"/>
                <w:szCs w:val="16"/>
              </w:rPr>
              <w:t>};</w:t>
            </w:r>
          </w:p>
        </w:tc>
      </w:tr>
    </w:tbl>
    <w:p w14:paraId="3C84BD33" w14:textId="77777777" w:rsidR="00F340A5" w:rsidRDefault="00F340A5" w:rsidP="00361A57"/>
    <w:p w14:paraId="644897DC" w14:textId="01822EF1" w:rsidR="005958C8" w:rsidRDefault="00361A57" w:rsidP="005958C8">
      <w:pPr>
        <w:pStyle w:val="3"/>
        <w:ind w:left="480" w:hanging="480"/>
      </w:pPr>
      <w:bookmarkStart w:id="168" w:name="_Toc26783831"/>
      <w:r>
        <w:rPr>
          <w:rFonts w:hint="eastAsia"/>
        </w:rPr>
        <w:t>소리 끄기 버튼 생성</w:t>
      </w:r>
      <w:bookmarkEnd w:id="168"/>
    </w:p>
    <w:p w14:paraId="13CE3760" w14:textId="54025286"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2D309D76" w14:textId="77777777" w:rsidR="005B4380" w:rsidRPr="00204D0E" w:rsidRDefault="005B4380" w:rsidP="002139FF">
      <w:pPr>
        <w:ind w:firstLineChars="50" w:firstLine="100"/>
        <w:rPr>
          <w:szCs w:val="20"/>
        </w:rPr>
      </w:pPr>
      <w:r>
        <w:rPr>
          <w:rFonts w:hint="eastAsia"/>
          <w:szCs w:val="20"/>
        </w:rPr>
        <w:t xml:space="preserve">사용자가 </w:t>
      </w:r>
      <w:r>
        <w:rPr>
          <w:szCs w:val="20"/>
        </w:rPr>
        <w:t>BGM</w:t>
      </w:r>
      <w:r>
        <w:rPr>
          <w:rFonts w:hint="eastAsia"/>
          <w:szCs w:val="20"/>
        </w:rPr>
        <w:t>을 안 듣고 싶을 때 끌 수 없었다.</w:t>
      </w:r>
      <w:r>
        <w:rPr>
          <w:szCs w:val="20"/>
        </w:rPr>
        <w:t xml:space="preserve"> </w:t>
      </w:r>
      <w:r>
        <w:rPr>
          <w:rFonts w:hint="eastAsia"/>
          <w:szCs w:val="20"/>
        </w:rPr>
        <w:t xml:space="preserve">그래서 사용자에게 </w:t>
      </w:r>
      <w:r>
        <w:rPr>
          <w:szCs w:val="20"/>
        </w:rPr>
        <w:t>BGM</w:t>
      </w:r>
      <w:r>
        <w:rPr>
          <w:rFonts w:hint="eastAsia"/>
          <w:szCs w:val="20"/>
        </w:rPr>
        <w:t>을 켜고 끌 수 있는 선택권을 부여한다.</w:t>
      </w:r>
    </w:p>
    <w:p w14:paraId="6B061CA6" w14:textId="05497140" w:rsidR="005B4380" w:rsidRPr="00361A57" w:rsidRDefault="00361A57" w:rsidP="00361A57">
      <w:pPr>
        <w:rPr>
          <w:sz w:val="26"/>
          <w:szCs w:val="26"/>
        </w:rPr>
      </w:pPr>
      <w:r w:rsidRPr="00361A57">
        <w:rPr>
          <w:rFonts w:hint="eastAsia"/>
          <w:sz w:val="26"/>
          <w:szCs w:val="26"/>
        </w:rPr>
        <w:t xml:space="preserve">변경 </w:t>
      </w:r>
      <w:r w:rsidR="005B4380">
        <w:rPr>
          <w:rFonts w:hint="eastAsia"/>
          <w:sz w:val="26"/>
          <w:szCs w:val="26"/>
        </w:rPr>
        <w:t>내용</w:t>
      </w:r>
    </w:p>
    <w:tbl>
      <w:tblPr>
        <w:tblStyle w:val="a9"/>
        <w:tblW w:w="0" w:type="auto"/>
        <w:tblLook w:val="04A0" w:firstRow="1" w:lastRow="0" w:firstColumn="1" w:lastColumn="0" w:noHBand="0" w:noVBand="1"/>
      </w:tblPr>
      <w:tblGrid>
        <w:gridCol w:w="9016"/>
      </w:tblGrid>
      <w:tr w:rsidR="005B4380" w14:paraId="3D029F3F" w14:textId="77777777" w:rsidTr="005B4380">
        <w:tc>
          <w:tcPr>
            <w:tcW w:w="9016" w:type="dxa"/>
          </w:tcPr>
          <w:p w14:paraId="253FB22B" w14:textId="50BF750C" w:rsidR="005B4380" w:rsidRDefault="005B4380" w:rsidP="005B4380">
            <w:pPr>
              <w:wordWrap/>
              <w:adjustRightInd w:val="0"/>
              <w:jc w:val="left"/>
              <w:rPr>
                <w:rFonts w:ascii="Consolas" w:hAnsi="Consolas" w:cs="Consolas"/>
                <w:kern w:val="0"/>
                <w:sz w:val="16"/>
                <w:szCs w:val="16"/>
              </w:rPr>
            </w:pPr>
            <w:r>
              <w:rPr>
                <w:rFonts w:ascii="Consolas" w:hAnsi="Consolas" w:cs="Consolas"/>
                <w:color w:val="0000C0"/>
                <w:kern w:val="0"/>
                <w:sz w:val="16"/>
                <w:szCs w:val="16"/>
              </w:rPr>
              <w:t>btnBGMCtrl</w:t>
            </w:r>
            <w:r>
              <w:rPr>
                <w:rFonts w:ascii="Consolas" w:hAnsi="Consolas" w:cs="Consolas"/>
                <w:color w:val="000000"/>
                <w:kern w:val="0"/>
                <w:sz w:val="16"/>
                <w:szCs w:val="16"/>
              </w:rPr>
              <w:t>.setText(</w:t>
            </w:r>
            <w:r>
              <w:rPr>
                <w:rFonts w:ascii="Consolas" w:hAnsi="Consolas" w:cs="Consolas"/>
                <w:color w:val="2A00FF"/>
                <w:kern w:val="0"/>
                <w:sz w:val="16"/>
                <w:szCs w:val="16"/>
              </w:rPr>
              <w:t>"BGM ON"</w:t>
            </w:r>
            <w:r>
              <w:rPr>
                <w:rFonts w:ascii="Consolas" w:hAnsi="Consolas" w:cs="Consolas"/>
                <w:color w:val="000000"/>
                <w:kern w:val="0"/>
                <w:sz w:val="16"/>
                <w:szCs w:val="16"/>
              </w:rPr>
              <w:t>);</w:t>
            </w:r>
          </w:p>
          <w:p w14:paraId="17A2D29F" w14:textId="2A5677D1" w:rsidR="005B4380" w:rsidRDefault="005B4380" w:rsidP="005B4380">
            <w:pPr>
              <w:wordWrap/>
              <w:adjustRightInd w:val="0"/>
              <w:jc w:val="left"/>
              <w:rPr>
                <w:rFonts w:ascii="Consolas" w:hAnsi="Consolas" w:cs="Consolas"/>
                <w:kern w:val="0"/>
                <w:sz w:val="16"/>
                <w:szCs w:val="16"/>
              </w:rPr>
            </w:pPr>
            <w:r>
              <w:rPr>
                <w:rFonts w:ascii="Consolas" w:hAnsi="Consolas" w:cs="Consolas"/>
                <w:color w:val="0000C0"/>
                <w:kern w:val="0"/>
                <w:sz w:val="16"/>
                <w:szCs w:val="16"/>
              </w:rPr>
              <w:t>btnBGMCtrl</w:t>
            </w:r>
            <w:r>
              <w:rPr>
                <w:rFonts w:ascii="Consolas" w:hAnsi="Consolas" w:cs="Consolas"/>
                <w:color w:val="000000"/>
                <w:kern w:val="0"/>
                <w:sz w:val="16"/>
                <w:szCs w:val="16"/>
              </w:rPr>
              <w:t>.addActionListener(</w:t>
            </w:r>
            <w:r>
              <w:rPr>
                <w:rFonts w:ascii="Consolas" w:hAnsi="Consolas" w:cs="Consolas"/>
                <w:b/>
                <w:bCs/>
                <w:color w:val="7F0055"/>
                <w:kern w:val="0"/>
                <w:sz w:val="16"/>
                <w:szCs w:val="16"/>
              </w:rPr>
              <w:t>new</w:t>
            </w:r>
            <w:r>
              <w:rPr>
                <w:rFonts w:ascii="Consolas" w:hAnsi="Consolas" w:cs="Consolas"/>
                <w:color w:val="000000"/>
                <w:kern w:val="0"/>
                <w:sz w:val="16"/>
                <w:szCs w:val="16"/>
              </w:rPr>
              <w:t xml:space="preserve"> java.awt.event.ActionListener() {</w:t>
            </w:r>
          </w:p>
          <w:p w14:paraId="5C76DDAD" w14:textId="631D187B"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actionPerformed(java.awt.event.ActionEvent </w:t>
            </w:r>
            <w:r>
              <w:rPr>
                <w:rFonts w:ascii="Consolas" w:hAnsi="Consolas" w:cs="Consolas"/>
                <w:color w:val="6A3E3E"/>
                <w:kern w:val="0"/>
                <w:sz w:val="16"/>
                <w:szCs w:val="16"/>
              </w:rPr>
              <w:t>evt</w:t>
            </w:r>
            <w:r>
              <w:rPr>
                <w:rFonts w:ascii="Consolas" w:hAnsi="Consolas" w:cs="Consolas"/>
                <w:color w:val="000000"/>
                <w:kern w:val="0"/>
                <w:sz w:val="16"/>
                <w:szCs w:val="16"/>
              </w:rPr>
              <w:t>) {</w:t>
            </w:r>
          </w:p>
          <w:p w14:paraId="57230D5D" w14:textId="50395548"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if</w:t>
            </w:r>
            <w:r>
              <w:rPr>
                <w:rFonts w:ascii="Consolas" w:hAnsi="Consolas" w:cs="Consolas"/>
                <w:color w:val="000000"/>
                <w:kern w:val="0"/>
                <w:sz w:val="16"/>
                <w:szCs w:val="16"/>
              </w:rPr>
              <w:t>(</w:t>
            </w:r>
            <w:r>
              <w:rPr>
                <w:rFonts w:ascii="Consolas" w:hAnsi="Consolas" w:cs="Consolas"/>
                <w:color w:val="0000C0"/>
                <w:kern w:val="0"/>
                <w:sz w:val="16"/>
                <w:szCs w:val="16"/>
              </w:rPr>
              <w:t>btnBGMCtrl</w:t>
            </w:r>
            <w:r>
              <w:rPr>
                <w:rFonts w:ascii="Consolas" w:hAnsi="Consolas" w:cs="Consolas"/>
                <w:color w:val="000000"/>
                <w:kern w:val="0"/>
                <w:sz w:val="16"/>
                <w:szCs w:val="16"/>
              </w:rPr>
              <w:t>.getText().equals(</w:t>
            </w:r>
            <w:r>
              <w:rPr>
                <w:rFonts w:ascii="Consolas" w:hAnsi="Consolas" w:cs="Consolas"/>
                <w:color w:val="2A00FF"/>
                <w:kern w:val="0"/>
                <w:sz w:val="16"/>
                <w:szCs w:val="16"/>
              </w:rPr>
              <w:t>"BGM ON"</w:t>
            </w:r>
            <w:r>
              <w:rPr>
                <w:rFonts w:ascii="Consolas" w:hAnsi="Consolas" w:cs="Consolas"/>
                <w:color w:val="000000"/>
                <w:kern w:val="0"/>
                <w:sz w:val="16"/>
                <w:szCs w:val="16"/>
              </w:rPr>
              <w:t>)) {</w:t>
            </w:r>
          </w:p>
          <w:p w14:paraId="76C4889E" w14:textId="2FAC08BA"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shd w:val="clear" w:color="auto" w:fill="D4D4D4"/>
              </w:rPr>
              <w:t>SoundEffect</w:t>
            </w:r>
            <w:r>
              <w:rPr>
                <w:rFonts w:ascii="Consolas" w:hAnsi="Consolas" w:cs="Consolas"/>
                <w:color w:val="000000"/>
                <w:kern w:val="0"/>
                <w:sz w:val="16"/>
                <w:szCs w:val="16"/>
              </w:rPr>
              <w:t>.</w:t>
            </w:r>
            <w:r>
              <w:rPr>
                <w:rFonts w:ascii="Consolas" w:hAnsi="Consolas" w:cs="Consolas"/>
                <w:i/>
                <w:iCs/>
                <w:color w:val="000000"/>
                <w:kern w:val="0"/>
                <w:sz w:val="16"/>
                <w:szCs w:val="16"/>
              </w:rPr>
              <w:t>bgmStop</w:t>
            </w:r>
            <w:r>
              <w:rPr>
                <w:rFonts w:ascii="Consolas" w:hAnsi="Consolas" w:cs="Consolas"/>
                <w:color w:val="000000"/>
                <w:kern w:val="0"/>
                <w:sz w:val="16"/>
                <w:szCs w:val="16"/>
              </w:rPr>
              <w:t>();</w:t>
            </w:r>
          </w:p>
          <w:p w14:paraId="6CB9FB73" w14:textId="42897DCD"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btnBGMCtrl</w:t>
            </w:r>
            <w:r>
              <w:rPr>
                <w:rFonts w:ascii="Consolas" w:hAnsi="Consolas" w:cs="Consolas"/>
                <w:color w:val="000000"/>
                <w:kern w:val="0"/>
                <w:sz w:val="16"/>
                <w:szCs w:val="16"/>
              </w:rPr>
              <w:t>.setText(</w:t>
            </w:r>
            <w:r>
              <w:rPr>
                <w:rFonts w:ascii="Consolas" w:hAnsi="Consolas" w:cs="Consolas"/>
                <w:color w:val="2A00FF"/>
                <w:kern w:val="0"/>
                <w:sz w:val="16"/>
                <w:szCs w:val="16"/>
              </w:rPr>
              <w:t>"BGM OFF"</w:t>
            </w:r>
            <w:r>
              <w:rPr>
                <w:rFonts w:ascii="Consolas" w:hAnsi="Consolas" w:cs="Consolas"/>
                <w:color w:val="000000"/>
                <w:kern w:val="0"/>
                <w:sz w:val="16"/>
                <w:szCs w:val="16"/>
              </w:rPr>
              <w:t>);</w:t>
            </w:r>
          </w:p>
          <w:p w14:paraId="35F053E7" w14:textId="6852F91D"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5FCF98C3" w14:textId="0B4A6971"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else</w:t>
            </w:r>
            <w:r>
              <w:rPr>
                <w:rFonts w:ascii="Consolas" w:hAnsi="Consolas" w:cs="Consolas"/>
                <w:color w:val="000000"/>
                <w:kern w:val="0"/>
                <w:sz w:val="16"/>
                <w:szCs w:val="16"/>
              </w:rPr>
              <w:t xml:space="preserve"> {</w:t>
            </w:r>
          </w:p>
          <w:p w14:paraId="3A24547F" w14:textId="52EA4293"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shd w:val="clear" w:color="auto" w:fill="D4D4D4"/>
              </w:rPr>
              <w:t>SoundEffect</w:t>
            </w:r>
            <w:r>
              <w:rPr>
                <w:rFonts w:ascii="Consolas" w:hAnsi="Consolas" w:cs="Consolas"/>
                <w:color w:val="000000"/>
                <w:kern w:val="0"/>
                <w:sz w:val="16"/>
                <w:szCs w:val="16"/>
              </w:rPr>
              <w:t>.</w:t>
            </w:r>
            <w:r>
              <w:rPr>
                <w:rFonts w:ascii="Consolas" w:hAnsi="Consolas" w:cs="Consolas"/>
                <w:i/>
                <w:iCs/>
                <w:color w:val="000000"/>
                <w:kern w:val="0"/>
                <w:sz w:val="16"/>
                <w:szCs w:val="16"/>
              </w:rPr>
              <w:t>bgmClip</w:t>
            </w:r>
            <w:r>
              <w:rPr>
                <w:rFonts w:ascii="Consolas" w:hAnsi="Consolas" w:cs="Consolas"/>
                <w:color w:val="000000"/>
                <w:kern w:val="0"/>
                <w:sz w:val="16"/>
                <w:szCs w:val="16"/>
              </w:rPr>
              <w:t>();</w:t>
            </w:r>
          </w:p>
          <w:p w14:paraId="1ECA55F2" w14:textId="6E3FF1A9"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C0"/>
                <w:kern w:val="0"/>
                <w:sz w:val="16"/>
                <w:szCs w:val="16"/>
              </w:rPr>
              <w:t>btnBGMCtrl</w:t>
            </w:r>
            <w:r>
              <w:rPr>
                <w:rFonts w:ascii="Consolas" w:hAnsi="Consolas" w:cs="Consolas"/>
                <w:color w:val="000000"/>
                <w:kern w:val="0"/>
                <w:sz w:val="16"/>
                <w:szCs w:val="16"/>
              </w:rPr>
              <w:t>.setText(</w:t>
            </w:r>
            <w:r>
              <w:rPr>
                <w:rFonts w:ascii="Consolas" w:hAnsi="Consolas" w:cs="Consolas"/>
                <w:color w:val="2A00FF"/>
                <w:kern w:val="0"/>
                <w:sz w:val="16"/>
                <w:szCs w:val="16"/>
              </w:rPr>
              <w:t>"BGM ON"</w:t>
            </w:r>
            <w:r>
              <w:rPr>
                <w:rFonts w:ascii="Consolas" w:hAnsi="Consolas" w:cs="Consolas"/>
                <w:color w:val="000000"/>
                <w:kern w:val="0"/>
                <w:sz w:val="16"/>
                <w:szCs w:val="16"/>
              </w:rPr>
              <w:t>);</w:t>
            </w:r>
          </w:p>
          <w:p w14:paraId="534FD52B" w14:textId="38D45763"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38B1AB90" w14:textId="59111612"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ab/>
              <w:t>}</w:t>
            </w:r>
          </w:p>
          <w:p w14:paraId="130F7E18" w14:textId="373C79DD" w:rsidR="005B4380" w:rsidRDefault="005B4380" w:rsidP="005B4380">
            <w:pPr>
              <w:wordWrap/>
              <w:adjustRightInd w:val="0"/>
              <w:jc w:val="left"/>
              <w:rPr>
                <w:rFonts w:ascii="Consolas" w:hAnsi="Consolas" w:cs="Consolas"/>
                <w:kern w:val="0"/>
                <w:sz w:val="16"/>
                <w:szCs w:val="16"/>
              </w:rPr>
            </w:pPr>
            <w:r>
              <w:rPr>
                <w:rFonts w:ascii="Consolas" w:hAnsi="Consolas" w:cs="Consolas"/>
                <w:color w:val="000000"/>
                <w:kern w:val="0"/>
                <w:sz w:val="16"/>
                <w:szCs w:val="16"/>
              </w:rPr>
              <w:t>});</w:t>
            </w:r>
          </w:p>
          <w:p w14:paraId="041F3A0C" w14:textId="17B27E51" w:rsidR="005B4380" w:rsidRDefault="005B4380" w:rsidP="005B4380">
            <w:pPr>
              <w:wordWrap/>
              <w:adjustRightInd w:val="0"/>
              <w:jc w:val="left"/>
              <w:rPr>
                <w:sz w:val="26"/>
                <w:szCs w:val="26"/>
              </w:rPr>
            </w:pPr>
            <w:r>
              <w:rPr>
                <w:rFonts w:ascii="Consolas" w:hAnsi="Consolas" w:cs="Consolas"/>
                <w:color w:val="0000C0"/>
                <w:kern w:val="0"/>
                <w:sz w:val="16"/>
                <w:szCs w:val="16"/>
              </w:rPr>
              <w:t>panelBtns</w:t>
            </w:r>
            <w:r>
              <w:rPr>
                <w:rFonts w:ascii="Consolas" w:hAnsi="Consolas" w:cs="Consolas"/>
                <w:color w:val="000000"/>
                <w:kern w:val="0"/>
                <w:sz w:val="16"/>
                <w:szCs w:val="16"/>
              </w:rPr>
              <w:t>.add(</w:t>
            </w:r>
            <w:r>
              <w:rPr>
                <w:rFonts w:ascii="Consolas" w:hAnsi="Consolas" w:cs="Consolas"/>
                <w:color w:val="0000C0"/>
                <w:kern w:val="0"/>
                <w:sz w:val="16"/>
                <w:szCs w:val="16"/>
              </w:rPr>
              <w:t>btnBGMCtrl</w:t>
            </w:r>
            <w:r>
              <w:rPr>
                <w:rFonts w:ascii="Consolas" w:hAnsi="Consolas" w:cs="Consolas"/>
                <w:color w:val="000000"/>
                <w:kern w:val="0"/>
                <w:sz w:val="16"/>
                <w:szCs w:val="16"/>
              </w:rPr>
              <w:t>);</w:t>
            </w:r>
          </w:p>
        </w:tc>
      </w:tr>
    </w:tbl>
    <w:p w14:paraId="6E57525E" w14:textId="6B704B7A" w:rsidR="005958C8" w:rsidRDefault="005958C8" w:rsidP="005958C8">
      <w:pPr>
        <w:pStyle w:val="3"/>
        <w:ind w:left="480" w:hanging="480"/>
      </w:pPr>
      <w:bookmarkStart w:id="169" w:name="_Toc26783832"/>
      <w:r>
        <w:rPr>
          <w:rFonts w:hint="eastAsia"/>
        </w:rPr>
        <w:t>S</w:t>
      </w:r>
      <w:r>
        <w:t xml:space="preserve">oundEffect class </w:t>
      </w:r>
      <w:r>
        <w:rPr>
          <w:rFonts w:hint="eastAsia"/>
        </w:rPr>
        <w:t>조정</w:t>
      </w:r>
      <w:bookmarkEnd w:id="169"/>
    </w:p>
    <w:p w14:paraId="4CE10917" w14:textId="7D8253D5"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7FFDE70F" w14:textId="3A85E3FD" w:rsidR="00BD3EE4" w:rsidRPr="00204D0E" w:rsidRDefault="00B759C8" w:rsidP="0080765D">
      <w:pPr>
        <w:ind w:left="100" w:hangingChars="50" w:hanging="100"/>
        <w:rPr>
          <w:szCs w:val="20"/>
        </w:rPr>
      </w:pPr>
      <w:r>
        <w:rPr>
          <w:rFonts w:hint="eastAsia"/>
          <w:szCs w:val="20"/>
        </w:rPr>
        <w:t xml:space="preserve"> </w:t>
      </w:r>
      <w:r w:rsidR="005B4380">
        <w:rPr>
          <w:rFonts w:hint="eastAsia"/>
          <w:szCs w:val="20"/>
        </w:rPr>
        <w:t>효과음이 실행될 때마다 파일의 경로를 입력</w:t>
      </w:r>
      <w:r w:rsidR="0080765D">
        <w:rPr>
          <w:rFonts w:hint="eastAsia"/>
          <w:szCs w:val="20"/>
        </w:rPr>
        <w:t>하고 객체를 생성하게</w:t>
      </w:r>
      <w:r w:rsidR="005B4380">
        <w:rPr>
          <w:rFonts w:hint="eastAsia"/>
          <w:szCs w:val="20"/>
        </w:rPr>
        <w:t xml:space="preserve"> 되</w:t>
      </w:r>
      <w:r w:rsidR="00BD3EE4">
        <w:rPr>
          <w:rFonts w:hint="eastAsia"/>
          <w:szCs w:val="20"/>
        </w:rPr>
        <w:t>어</w:t>
      </w:r>
      <w:r w:rsidR="005B4380">
        <w:rPr>
          <w:rFonts w:hint="eastAsia"/>
          <w:szCs w:val="20"/>
        </w:rPr>
        <w:t xml:space="preserve"> 개발자 관점에서 불편하다. 그</w:t>
      </w:r>
      <w:r w:rsidR="0080765D">
        <w:rPr>
          <w:szCs w:val="20"/>
        </w:rPr>
        <w:t xml:space="preserve">래서 </w:t>
      </w:r>
      <w:r w:rsidR="005B4380">
        <w:rPr>
          <w:szCs w:val="20"/>
        </w:rPr>
        <w:t>SoundEffect</w:t>
      </w:r>
      <w:r w:rsidR="0080765D">
        <w:rPr>
          <w:szCs w:val="20"/>
        </w:rPr>
        <w:t xml:space="preserve"> </w:t>
      </w:r>
      <w:r w:rsidR="005B4380">
        <w:rPr>
          <w:szCs w:val="20"/>
        </w:rPr>
        <w:t>class</w:t>
      </w:r>
      <w:r w:rsidR="005B4380">
        <w:rPr>
          <w:rFonts w:hint="eastAsia"/>
          <w:szCs w:val="20"/>
        </w:rPr>
        <w:t>에 각 효과음 별로 실행하는 m</w:t>
      </w:r>
      <w:r w:rsidR="005B4380">
        <w:rPr>
          <w:szCs w:val="20"/>
        </w:rPr>
        <w:t>ethod</w:t>
      </w:r>
      <w:r w:rsidR="005B4380">
        <w:rPr>
          <w:rFonts w:hint="eastAsia"/>
          <w:szCs w:val="20"/>
        </w:rPr>
        <w:t>를 만들어 사용편의성을 높인다.</w:t>
      </w:r>
      <w:r w:rsidR="00BD3EE4">
        <w:rPr>
          <w:szCs w:val="20"/>
        </w:rPr>
        <w:t xml:space="preserve"> </w:t>
      </w:r>
      <w:r w:rsidR="00BD3EE4">
        <w:rPr>
          <w:rFonts w:hint="eastAsia"/>
          <w:szCs w:val="20"/>
        </w:rPr>
        <w:t>또한</w:t>
      </w:r>
      <w:r w:rsidR="0080765D">
        <w:rPr>
          <w:rFonts w:hint="eastAsia"/>
          <w:szCs w:val="20"/>
        </w:rPr>
        <w:t xml:space="preserve"> </w:t>
      </w:r>
      <w:r w:rsidR="00BD3EE4">
        <w:rPr>
          <w:szCs w:val="20"/>
        </w:rPr>
        <w:t xml:space="preserve">SoundEffect </w:t>
      </w:r>
      <w:r w:rsidR="00BD3EE4">
        <w:rPr>
          <w:rFonts w:hint="eastAsia"/>
          <w:szCs w:val="20"/>
        </w:rPr>
        <w:t>cl</w:t>
      </w:r>
      <w:r w:rsidR="00BD3EE4">
        <w:rPr>
          <w:szCs w:val="20"/>
        </w:rPr>
        <w:t>ass</w:t>
      </w:r>
      <w:r w:rsidR="00BD3EE4">
        <w:rPr>
          <w:rFonts w:hint="eastAsia"/>
          <w:szCs w:val="20"/>
        </w:rPr>
        <w:t>에서 경로를 관리함으로써 수정이 용이하다.</w:t>
      </w:r>
      <w:r w:rsidR="00BD3EE4">
        <w:rPr>
          <w:szCs w:val="20"/>
        </w:rPr>
        <w:t xml:space="preserve"> </w:t>
      </w:r>
    </w:p>
    <w:p w14:paraId="70269C35" w14:textId="6AA93D97" w:rsidR="00361A57" w:rsidRPr="00361A57" w:rsidRDefault="00361A57" w:rsidP="00361A57">
      <w:pPr>
        <w:rPr>
          <w:sz w:val="26"/>
          <w:szCs w:val="26"/>
        </w:rPr>
      </w:pPr>
      <w:r w:rsidRPr="00361A57">
        <w:rPr>
          <w:rFonts w:hint="eastAsia"/>
          <w:sz w:val="26"/>
          <w:szCs w:val="26"/>
        </w:rPr>
        <w:t>변경 내용</w:t>
      </w:r>
    </w:p>
    <w:tbl>
      <w:tblPr>
        <w:tblStyle w:val="a9"/>
        <w:tblW w:w="0" w:type="auto"/>
        <w:tblLook w:val="04A0" w:firstRow="1" w:lastRow="0" w:firstColumn="1" w:lastColumn="0" w:noHBand="0" w:noVBand="1"/>
      </w:tblPr>
      <w:tblGrid>
        <w:gridCol w:w="9016"/>
      </w:tblGrid>
      <w:tr w:rsidR="005B4380" w14:paraId="516F7E18" w14:textId="77777777" w:rsidTr="005B4380">
        <w:tc>
          <w:tcPr>
            <w:tcW w:w="9016" w:type="dxa"/>
          </w:tcPr>
          <w:p w14:paraId="293359F0" w14:textId="77777777" w:rsidR="005B4380" w:rsidRDefault="005B4380" w:rsidP="005B4380">
            <w:pPr>
              <w:wordWrap/>
              <w:adjustRightInd w:val="0"/>
              <w:rPr>
                <w:rFonts w:ascii="Consolas" w:hAnsi="Consolas" w:cs="Consolas"/>
                <w:kern w:val="0"/>
                <w:sz w:val="16"/>
                <w:szCs w:val="16"/>
              </w:rPr>
            </w:pP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class</w:t>
            </w:r>
            <w:r>
              <w:rPr>
                <w:rFonts w:ascii="Consolas" w:hAnsi="Consolas" w:cs="Consolas"/>
                <w:color w:val="000000"/>
                <w:kern w:val="0"/>
                <w:sz w:val="16"/>
                <w:szCs w:val="16"/>
              </w:rPr>
              <w:t xml:space="preserve"> SoundEffect {</w:t>
            </w:r>
          </w:p>
          <w:p w14:paraId="320E02A9"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final</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Logger </w:t>
            </w:r>
            <w:r>
              <w:rPr>
                <w:rFonts w:ascii="Consolas" w:hAnsi="Consolas" w:cs="Consolas"/>
                <w:b/>
                <w:bCs/>
                <w:i/>
                <w:iCs/>
                <w:color w:val="0000C0"/>
                <w:kern w:val="0"/>
                <w:sz w:val="16"/>
                <w:szCs w:val="16"/>
              </w:rPr>
              <w:t>logger</w:t>
            </w:r>
            <w:r>
              <w:rPr>
                <w:rFonts w:ascii="Consolas" w:hAnsi="Consolas" w:cs="Consolas"/>
                <w:color w:val="000000"/>
                <w:kern w:val="0"/>
                <w:sz w:val="16"/>
                <w:szCs w:val="16"/>
              </w:rPr>
              <w:t xml:space="preserve"> = Logger.</w:t>
            </w:r>
            <w:r>
              <w:rPr>
                <w:rFonts w:ascii="Consolas" w:hAnsi="Consolas" w:cs="Consolas"/>
                <w:i/>
                <w:iCs/>
                <w:color w:val="000000"/>
                <w:kern w:val="0"/>
                <w:sz w:val="16"/>
                <w:szCs w:val="16"/>
              </w:rPr>
              <w:t>getGlobal</w:t>
            </w:r>
            <w:r>
              <w:rPr>
                <w:rFonts w:ascii="Consolas" w:hAnsi="Consolas" w:cs="Consolas"/>
                <w:color w:val="000000"/>
                <w:kern w:val="0"/>
                <w:sz w:val="16"/>
                <w:szCs w:val="16"/>
              </w:rPr>
              <w:t>();</w:t>
            </w:r>
          </w:p>
          <w:p w14:paraId="5E88E941" w14:textId="77777777" w:rsidR="005B4380" w:rsidRDefault="005B4380" w:rsidP="005B4380">
            <w:pPr>
              <w:wordWrap/>
              <w:adjustRightInd w:val="0"/>
              <w:rPr>
                <w:rFonts w:ascii="Consolas" w:hAnsi="Consolas" w:cs="Consolas"/>
                <w:kern w:val="0"/>
                <w:sz w:val="16"/>
                <w:szCs w:val="16"/>
              </w:rPr>
            </w:pPr>
          </w:p>
          <w:p w14:paraId="456956FA"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Clip[] </w:t>
            </w:r>
            <w:r>
              <w:rPr>
                <w:rFonts w:ascii="Consolas" w:hAnsi="Consolas" w:cs="Consolas"/>
                <w:i/>
                <w:iCs/>
                <w:color w:val="0000C0"/>
                <w:kern w:val="0"/>
                <w:sz w:val="16"/>
                <w:szCs w:val="16"/>
              </w:rPr>
              <w:t>clip</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Clip[3];</w:t>
            </w:r>
          </w:p>
          <w:p w14:paraId="753A9207" w14:textId="77777777" w:rsidR="005B4380" w:rsidRDefault="005B4380" w:rsidP="005B4380">
            <w:pPr>
              <w:wordWrap/>
              <w:adjustRightInd w:val="0"/>
              <w:rPr>
                <w:rFonts w:ascii="Consolas" w:hAnsi="Consolas" w:cs="Consolas"/>
                <w:kern w:val="0"/>
                <w:sz w:val="16"/>
                <w:szCs w:val="16"/>
              </w:rPr>
            </w:pPr>
          </w:p>
          <w:p w14:paraId="6301153F"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private</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String[] </w:t>
            </w:r>
            <w:r>
              <w:rPr>
                <w:rFonts w:ascii="Consolas" w:hAnsi="Consolas" w:cs="Consolas"/>
                <w:i/>
                <w:iCs/>
                <w:color w:val="0000C0"/>
                <w:kern w:val="0"/>
                <w:sz w:val="16"/>
                <w:szCs w:val="16"/>
              </w:rPr>
              <w:t>file</w:t>
            </w:r>
            <w:r>
              <w:rPr>
                <w:rFonts w:ascii="Consolas" w:hAnsi="Consolas" w:cs="Consolas"/>
                <w:color w:val="000000"/>
                <w:kern w:val="0"/>
                <w:sz w:val="16"/>
                <w:szCs w:val="16"/>
              </w:rPr>
              <w:t xml:space="preserve"> = { </w:t>
            </w:r>
            <w:r>
              <w:rPr>
                <w:rFonts w:ascii="Consolas" w:hAnsi="Consolas" w:cs="Consolas"/>
                <w:color w:val="2A00FF"/>
                <w:kern w:val="0"/>
                <w:sz w:val="16"/>
                <w:szCs w:val="16"/>
              </w:rPr>
              <w:t>"src/pt/technic/apps/minesfinder/music/BGM.wav"</w:t>
            </w:r>
            <w:r>
              <w:rPr>
                <w:rFonts w:ascii="Consolas" w:hAnsi="Consolas" w:cs="Consolas"/>
                <w:color w:val="000000"/>
                <w:kern w:val="0"/>
                <w:sz w:val="16"/>
                <w:szCs w:val="16"/>
              </w:rPr>
              <w:t>,</w:t>
            </w:r>
          </w:p>
          <w:p w14:paraId="3B98F1B8"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lastRenderedPageBreak/>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2A00FF"/>
                <w:kern w:val="0"/>
                <w:sz w:val="16"/>
                <w:szCs w:val="16"/>
              </w:rPr>
              <w:t>"src/pt/technic/apps/minesfinder/music/ClickS.wav"</w:t>
            </w:r>
            <w:r>
              <w:rPr>
                <w:rFonts w:ascii="Consolas" w:hAnsi="Consolas" w:cs="Consolas"/>
                <w:color w:val="000000"/>
                <w:kern w:val="0"/>
                <w:sz w:val="16"/>
                <w:szCs w:val="16"/>
              </w:rPr>
              <w:t xml:space="preserve">, </w:t>
            </w:r>
            <w:r>
              <w:rPr>
                <w:rFonts w:ascii="Consolas" w:hAnsi="Consolas" w:cs="Consolas"/>
                <w:color w:val="2A00FF"/>
                <w:kern w:val="0"/>
                <w:sz w:val="16"/>
                <w:szCs w:val="16"/>
              </w:rPr>
              <w:t>"src/pt/technic/apps/minesfinder/music/BoomS.wav"</w:t>
            </w:r>
            <w:r>
              <w:rPr>
                <w:rFonts w:ascii="Consolas" w:hAnsi="Consolas" w:cs="Consolas"/>
                <w:color w:val="000000"/>
                <w:kern w:val="0"/>
                <w:sz w:val="16"/>
                <w:szCs w:val="16"/>
              </w:rPr>
              <w:t xml:space="preserve"> };</w:t>
            </w:r>
          </w:p>
          <w:p w14:paraId="757E05E5" w14:textId="77777777" w:rsidR="005B4380" w:rsidRDefault="005B4380" w:rsidP="005B4380">
            <w:pPr>
              <w:wordWrap/>
              <w:adjustRightInd w:val="0"/>
              <w:rPr>
                <w:rFonts w:ascii="Consolas" w:hAnsi="Consolas" w:cs="Consolas"/>
                <w:kern w:val="0"/>
                <w:sz w:val="16"/>
                <w:szCs w:val="16"/>
              </w:rPr>
            </w:pPr>
          </w:p>
          <w:p w14:paraId="7EB50B2A"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3F7F5F"/>
                <w:kern w:val="0"/>
                <w:sz w:val="16"/>
                <w:szCs w:val="16"/>
              </w:rPr>
              <w:t>// 0 : BGM</w:t>
            </w:r>
          </w:p>
          <w:p w14:paraId="027A3689"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3F7F5F"/>
                <w:kern w:val="0"/>
                <w:sz w:val="16"/>
                <w:szCs w:val="16"/>
              </w:rPr>
              <w:t>// 1 : ClickS</w:t>
            </w:r>
          </w:p>
          <w:p w14:paraId="258AC504"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3F7F5F"/>
                <w:kern w:val="0"/>
                <w:sz w:val="16"/>
                <w:szCs w:val="16"/>
              </w:rPr>
              <w:t>// 2 : BoomS</w:t>
            </w:r>
          </w:p>
          <w:p w14:paraId="57B4FA7A"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bgmClip() {</w:t>
            </w:r>
          </w:p>
          <w:p w14:paraId="54FA0AD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177F9362"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base</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i/>
                <w:iCs/>
                <w:color w:val="0000C0"/>
                <w:kern w:val="0"/>
                <w:sz w:val="16"/>
                <w:szCs w:val="16"/>
              </w:rPr>
              <w:t>file</w:t>
            </w:r>
            <w:r>
              <w:rPr>
                <w:rFonts w:ascii="Consolas" w:hAnsi="Consolas" w:cs="Consolas"/>
                <w:color w:val="000000"/>
                <w:kern w:val="0"/>
                <w:sz w:val="16"/>
                <w:szCs w:val="16"/>
              </w:rPr>
              <w:t>[0]);</w:t>
            </w:r>
          </w:p>
          <w:p w14:paraId="1445DAF0"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basePath</w:t>
            </w:r>
            <w:r>
              <w:rPr>
                <w:rFonts w:ascii="Consolas" w:hAnsi="Consolas" w:cs="Consolas"/>
                <w:color w:val="000000"/>
                <w:kern w:val="0"/>
                <w:sz w:val="16"/>
                <w:szCs w:val="16"/>
              </w:rPr>
              <w:t xml:space="preserve"> = </w:t>
            </w:r>
            <w:r>
              <w:rPr>
                <w:rFonts w:ascii="Consolas" w:hAnsi="Consolas" w:cs="Consolas"/>
                <w:color w:val="6A3E3E"/>
                <w:kern w:val="0"/>
                <w:sz w:val="16"/>
                <w:szCs w:val="16"/>
              </w:rPr>
              <w:t>base</w:t>
            </w:r>
            <w:r>
              <w:rPr>
                <w:rFonts w:ascii="Consolas" w:hAnsi="Consolas" w:cs="Consolas"/>
                <w:color w:val="000000"/>
                <w:kern w:val="0"/>
                <w:sz w:val="16"/>
                <w:szCs w:val="16"/>
              </w:rPr>
              <w:t>.getAbsolutePath();</w:t>
            </w:r>
          </w:p>
          <w:p w14:paraId="56ECF5D7"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audio</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color w:val="6A3E3E"/>
                <w:kern w:val="0"/>
                <w:sz w:val="16"/>
                <w:szCs w:val="16"/>
              </w:rPr>
              <w:t>basePath</w:t>
            </w:r>
            <w:r>
              <w:rPr>
                <w:rFonts w:ascii="Consolas" w:hAnsi="Consolas" w:cs="Consolas"/>
                <w:color w:val="000000"/>
                <w:kern w:val="0"/>
                <w:sz w:val="16"/>
                <w:szCs w:val="16"/>
              </w:rPr>
              <w:t>);</w:t>
            </w:r>
          </w:p>
          <w:p w14:paraId="5BA00BFA"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AudioInputStream </w:t>
            </w:r>
            <w:r>
              <w:rPr>
                <w:rFonts w:ascii="Consolas" w:hAnsi="Consolas" w:cs="Consolas"/>
                <w:color w:val="6A3E3E"/>
                <w:kern w:val="0"/>
                <w:sz w:val="16"/>
                <w:szCs w:val="16"/>
              </w:rPr>
              <w:t>ais</w:t>
            </w:r>
            <w:r>
              <w:rPr>
                <w:rFonts w:ascii="Consolas" w:hAnsi="Consolas" w:cs="Consolas"/>
                <w:color w:val="000000"/>
                <w:kern w:val="0"/>
                <w:sz w:val="16"/>
                <w:szCs w:val="16"/>
              </w:rPr>
              <w:t xml:space="preserve"> = AudioSystem.</w:t>
            </w:r>
            <w:r>
              <w:rPr>
                <w:rFonts w:ascii="Consolas" w:hAnsi="Consolas" w:cs="Consolas"/>
                <w:i/>
                <w:iCs/>
                <w:color w:val="000000"/>
                <w:kern w:val="0"/>
                <w:sz w:val="16"/>
                <w:szCs w:val="16"/>
              </w:rPr>
              <w:t>getAudioInputStream</w:t>
            </w:r>
            <w:r>
              <w:rPr>
                <w:rFonts w:ascii="Consolas" w:hAnsi="Consolas" w:cs="Consolas"/>
                <w:color w:val="000000"/>
                <w:kern w:val="0"/>
                <w:sz w:val="16"/>
                <w:szCs w:val="16"/>
              </w:rPr>
              <w:t>(</w:t>
            </w:r>
            <w:r>
              <w:rPr>
                <w:rFonts w:ascii="Consolas" w:hAnsi="Consolas" w:cs="Consolas"/>
                <w:color w:val="6A3E3E"/>
                <w:kern w:val="0"/>
                <w:sz w:val="16"/>
                <w:szCs w:val="16"/>
              </w:rPr>
              <w:t>audio</w:t>
            </w:r>
            <w:r>
              <w:rPr>
                <w:rFonts w:ascii="Consolas" w:hAnsi="Consolas" w:cs="Consolas"/>
                <w:color w:val="000000"/>
                <w:kern w:val="0"/>
                <w:sz w:val="16"/>
                <w:szCs w:val="16"/>
              </w:rPr>
              <w:t>);</w:t>
            </w:r>
          </w:p>
          <w:p w14:paraId="25F84B9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 = AudioSystem.</w:t>
            </w:r>
            <w:r>
              <w:rPr>
                <w:rFonts w:ascii="Consolas" w:hAnsi="Consolas" w:cs="Consolas"/>
                <w:i/>
                <w:iCs/>
                <w:color w:val="000000"/>
                <w:kern w:val="0"/>
                <w:sz w:val="16"/>
                <w:szCs w:val="16"/>
              </w:rPr>
              <w:t>getClip</w:t>
            </w:r>
            <w:r>
              <w:rPr>
                <w:rFonts w:ascii="Consolas" w:hAnsi="Consolas" w:cs="Consolas"/>
                <w:color w:val="000000"/>
                <w:kern w:val="0"/>
                <w:sz w:val="16"/>
                <w:szCs w:val="16"/>
              </w:rPr>
              <w:t>();</w:t>
            </w:r>
          </w:p>
          <w:p w14:paraId="41799F0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[0].open(</w:t>
            </w:r>
            <w:r>
              <w:rPr>
                <w:rFonts w:ascii="Consolas" w:hAnsi="Consolas" w:cs="Consolas"/>
                <w:color w:val="6A3E3E"/>
                <w:kern w:val="0"/>
                <w:sz w:val="16"/>
                <w:szCs w:val="16"/>
              </w:rPr>
              <w:t>ais</w:t>
            </w:r>
            <w:r>
              <w:rPr>
                <w:rFonts w:ascii="Consolas" w:hAnsi="Consolas" w:cs="Consolas"/>
                <w:color w:val="000000"/>
                <w:kern w:val="0"/>
                <w:sz w:val="16"/>
                <w:szCs w:val="16"/>
              </w:rPr>
              <w:t>);</w:t>
            </w:r>
          </w:p>
          <w:p w14:paraId="71D78777"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7474E6F3"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"exception msg"</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w:t>
            </w:r>
          </w:p>
          <w:p w14:paraId="43CCE8E5" w14:textId="77777777" w:rsidR="005B4380" w:rsidRDefault="005B4380" w:rsidP="005B4380">
            <w:pPr>
              <w:wordWrap/>
              <w:adjustRightInd w:val="0"/>
              <w:rPr>
                <w:rFonts w:ascii="Consolas" w:hAnsi="Consolas" w:cs="Consolas"/>
                <w:kern w:val="0"/>
                <w:sz w:val="16"/>
                <w:szCs w:val="16"/>
              </w:rPr>
            </w:pPr>
          </w:p>
          <w:p w14:paraId="270F7355"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16C84B10" w14:textId="77777777" w:rsidR="005B4380" w:rsidRDefault="005B4380" w:rsidP="005B4380">
            <w:pPr>
              <w:wordWrap/>
              <w:adjustRightInd w:val="0"/>
              <w:rPr>
                <w:rFonts w:ascii="Consolas" w:hAnsi="Consolas" w:cs="Consolas"/>
                <w:kern w:val="0"/>
                <w:sz w:val="16"/>
                <w:szCs w:val="16"/>
              </w:rPr>
            </w:pPr>
          </w:p>
          <w:p w14:paraId="1CF46DB8"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[0].flush();</w:t>
            </w:r>
          </w:p>
          <w:p w14:paraId="6821FB91"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[0].start();</w:t>
            </w:r>
          </w:p>
          <w:p w14:paraId="7ABCCDB4"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[0].loop(</w:t>
            </w:r>
            <w:r>
              <w:rPr>
                <w:rFonts w:ascii="Consolas" w:hAnsi="Consolas" w:cs="Consolas"/>
                <w:i/>
                <w:iCs/>
                <w:color w:val="0000C0"/>
                <w:kern w:val="0"/>
                <w:sz w:val="16"/>
                <w:szCs w:val="16"/>
              </w:rPr>
              <w:t>clip</w:t>
            </w:r>
            <w:r>
              <w:rPr>
                <w:rFonts w:ascii="Consolas" w:hAnsi="Consolas" w:cs="Consolas"/>
                <w:color w:val="000000"/>
                <w:kern w:val="0"/>
                <w:sz w:val="16"/>
                <w:szCs w:val="16"/>
              </w:rPr>
              <w:t>[0].</w:t>
            </w:r>
            <w:r>
              <w:rPr>
                <w:rFonts w:ascii="Consolas" w:hAnsi="Consolas" w:cs="Consolas"/>
                <w:b/>
                <w:bCs/>
                <w:i/>
                <w:iCs/>
                <w:color w:val="0000C0"/>
                <w:kern w:val="0"/>
                <w:sz w:val="16"/>
                <w:szCs w:val="16"/>
                <w:u w:val="single"/>
              </w:rPr>
              <w:t>LOOP_CONTINUOUSLY</w:t>
            </w:r>
            <w:r>
              <w:rPr>
                <w:rFonts w:ascii="Consolas" w:hAnsi="Consolas" w:cs="Consolas"/>
                <w:color w:val="000000"/>
                <w:kern w:val="0"/>
                <w:sz w:val="16"/>
                <w:szCs w:val="16"/>
              </w:rPr>
              <w:t>);</w:t>
            </w:r>
          </w:p>
          <w:p w14:paraId="382C5F0A" w14:textId="77777777" w:rsidR="005B4380" w:rsidRDefault="005B4380" w:rsidP="005B4380">
            <w:pPr>
              <w:wordWrap/>
              <w:adjustRightInd w:val="0"/>
              <w:rPr>
                <w:rFonts w:ascii="Consolas" w:hAnsi="Consolas" w:cs="Consolas"/>
                <w:kern w:val="0"/>
                <w:sz w:val="16"/>
                <w:szCs w:val="16"/>
              </w:rPr>
            </w:pPr>
          </w:p>
          <w:p w14:paraId="1946C4CC"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t>}</w:t>
            </w:r>
          </w:p>
          <w:p w14:paraId="4AF8887F"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p>
          <w:p w14:paraId="3B99476E"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bgmStop() {</w:t>
            </w:r>
          </w:p>
          <w:p w14:paraId="025611E5"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[0].stop();</w:t>
            </w:r>
          </w:p>
          <w:p w14:paraId="3AF923E2"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t>}</w:t>
            </w:r>
          </w:p>
          <w:p w14:paraId="02E25698" w14:textId="77777777" w:rsidR="005B4380" w:rsidRDefault="005B4380" w:rsidP="005B4380">
            <w:pPr>
              <w:wordWrap/>
              <w:adjustRightInd w:val="0"/>
              <w:rPr>
                <w:rFonts w:ascii="Consolas" w:hAnsi="Consolas" w:cs="Consolas"/>
                <w:kern w:val="0"/>
                <w:sz w:val="16"/>
                <w:szCs w:val="16"/>
              </w:rPr>
            </w:pPr>
          </w:p>
          <w:p w14:paraId="4020C642"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clickClip() {</w:t>
            </w:r>
          </w:p>
          <w:p w14:paraId="44629EEE"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1677EFD9"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base</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i/>
                <w:iCs/>
                <w:color w:val="0000C0"/>
                <w:kern w:val="0"/>
                <w:sz w:val="16"/>
                <w:szCs w:val="16"/>
              </w:rPr>
              <w:t>file</w:t>
            </w:r>
            <w:r>
              <w:rPr>
                <w:rFonts w:ascii="Consolas" w:hAnsi="Consolas" w:cs="Consolas"/>
                <w:color w:val="000000"/>
                <w:kern w:val="0"/>
                <w:sz w:val="16"/>
                <w:szCs w:val="16"/>
              </w:rPr>
              <w:t>[1]);</w:t>
            </w:r>
          </w:p>
          <w:p w14:paraId="12391414"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basePath</w:t>
            </w:r>
            <w:r>
              <w:rPr>
                <w:rFonts w:ascii="Consolas" w:hAnsi="Consolas" w:cs="Consolas"/>
                <w:color w:val="000000"/>
                <w:kern w:val="0"/>
                <w:sz w:val="16"/>
                <w:szCs w:val="16"/>
              </w:rPr>
              <w:t xml:space="preserve"> = </w:t>
            </w:r>
            <w:r>
              <w:rPr>
                <w:rFonts w:ascii="Consolas" w:hAnsi="Consolas" w:cs="Consolas"/>
                <w:color w:val="6A3E3E"/>
                <w:kern w:val="0"/>
                <w:sz w:val="16"/>
                <w:szCs w:val="16"/>
              </w:rPr>
              <w:t>base</w:t>
            </w:r>
            <w:r>
              <w:rPr>
                <w:rFonts w:ascii="Consolas" w:hAnsi="Consolas" w:cs="Consolas"/>
                <w:color w:val="000000"/>
                <w:kern w:val="0"/>
                <w:sz w:val="16"/>
                <w:szCs w:val="16"/>
              </w:rPr>
              <w:t>.getAbsolutePath();</w:t>
            </w:r>
          </w:p>
          <w:p w14:paraId="32C3F83E"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audio</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color w:val="6A3E3E"/>
                <w:kern w:val="0"/>
                <w:sz w:val="16"/>
                <w:szCs w:val="16"/>
              </w:rPr>
              <w:t>basePath</w:t>
            </w:r>
            <w:r>
              <w:rPr>
                <w:rFonts w:ascii="Consolas" w:hAnsi="Consolas" w:cs="Consolas"/>
                <w:color w:val="000000"/>
                <w:kern w:val="0"/>
                <w:sz w:val="16"/>
                <w:szCs w:val="16"/>
              </w:rPr>
              <w:t>);</w:t>
            </w:r>
          </w:p>
          <w:p w14:paraId="2317261C"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AudioInputStream </w:t>
            </w:r>
            <w:r>
              <w:rPr>
                <w:rFonts w:ascii="Consolas" w:hAnsi="Consolas" w:cs="Consolas"/>
                <w:color w:val="6A3E3E"/>
                <w:kern w:val="0"/>
                <w:sz w:val="16"/>
                <w:szCs w:val="16"/>
              </w:rPr>
              <w:t>ais</w:t>
            </w:r>
            <w:r>
              <w:rPr>
                <w:rFonts w:ascii="Consolas" w:hAnsi="Consolas" w:cs="Consolas"/>
                <w:color w:val="000000"/>
                <w:kern w:val="0"/>
                <w:sz w:val="16"/>
                <w:szCs w:val="16"/>
              </w:rPr>
              <w:t xml:space="preserve"> = AudioSystem.</w:t>
            </w:r>
            <w:r>
              <w:rPr>
                <w:rFonts w:ascii="Consolas" w:hAnsi="Consolas" w:cs="Consolas"/>
                <w:i/>
                <w:iCs/>
                <w:color w:val="000000"/>
                <w:kern w:val="0"/>
                <w:sz w:val="16"/>
                <w:szCs w:val="16"/>
              </w:rPr>
              <w:t>getAudioInputStream</w:t>
            </w:r>
            <w:r>
              <w:rPr>
                <w:rFonts w:ascii="Consolas" w:hAnsi="Consolas" w:cs="Consolas"/>
                <w:color w:val="000000"/>
                <w:kern w:val="0"/>
                <w:sz w:val="16"/>
                <w:szCs w:val="16"/>
              </w:rPr>
              <w:t>(</w:t>
            </w:r>
            <w:r>
              <w:rPr>
                <w:rFonts w:ascii="Consolas" w:hAnsi="Consolas" w:cs="Consolas"/>
                <w:color w:val="6A3E3E"/>
                <w:kern w:val="0"/>
                <w:sz w:val="16"/>
                <w:szCs w:val="16"/>
              </w:rPr>
              <w:t>audio</w:t>
            </w:r>
            <w:r>
              <w:rPr>
                <w:rFonts w:ascii="Consolas" w:hAnsi="Consolas" w:cs="Consolas"/>
                <w:color w:val="000000"/>
                <w:kern w:val="0"/>
                <w:sz w:val="16"/>
                <w:szCs w:val="16"/>
              </w:rPr>
              <w:t>);</w:t>
            </w:r>
          </w:p>
          <w:p w14:paraId="4A1DD3DE"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[1] = AudioSystem.</w:t>
            </w:r>
            <w:r>
              <w:rPr>
                <w:rFonts w:ascii="Consolas" w:hAnsi="Consolas" w:cs="Consolas"/>
                <w:i/>
                <w:iCs/>
                <w:color w:val="000000"/>
                <w:kern w:val="0"/>
                <w:sz w:val="16"/>
                <w:szCs w:val="16"/>
              </w:rPr>
              <w:t>getClip</w:t>
            </w:r>
            <w:r>
              <w:rPr>
                <w:rFonts w:ascii="Consolas" w:hAnsi="Consolas" w:cs="Consolas"/>
                <w:color w:val="000000"/>
                <w:kern w:val="0"/>
                <w:sz w:val="16"/>
                <w:szCs w:val="16"/>
              </w:rPr>
              <w:t>();</w:t>
            </w:r>
          </w:p>
          <w:p w14:paraId="7555C15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[1].open(</w:t>
            </w:r>
            <w:r>
              <w:rPr>
                <w:rFonts w:ascii="Consolas" w:hAnsi="Consolas" w:cs="Consolas"/>
                <w:color w:val="6A3E3E"/>
                <w:kern w:val="0"/>
                <w:sz w:val="16"/>
                <w:szCs w:val="16"/>
              </w:rPr>
              <w:t>ais</w:t>
            </w:r>
            <w:r>
              <w:rPr>
                <w:rFonts w:ascii="Consolas" w:hAnsi="Consolas" w:cs="Consolas"/>
                <w:color w:val="000000"/>
                <w:kern w:val="0"/>
                <w:sz w:val="16"/>
                <w:szCs w:val="16"/>
              </w:rPr>
              <w:t>);</w:t>
            </w:r>
          </w:p>
          <w:p w14:paraId="75E80531"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611C251B"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"exception msg"</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w:t>
            </w:r>
          </w:p>
          <w:p w14:paraId="0FC863D7"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15AAD938" w14:textId="77777777" w:rsidR="005B4380" w:rsidRDefault="005B4380" w:rsidP="005B4380">
            <w:pPr>
              <w:wordWrap/>
              <w:adjustRightInd w:val="0"/>
              <w:rPr>
                <w:rFonts w:ascii="Consolas" w:hAnsi="Consolas" w:cs="Consolas"/>
                <w:kern w:val="0"/>
                <w:sz w:val="16"/>
                <w:szCs w:val="16"/>
              </w:rPr>
            </w:pPr>
          </w:p>
          <w:p w14:paraId="565BEFF7"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[1].start();</w:t>
            </w:r>
          </w:p>
          <w:p w14:paraId="2011C088"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t>}</w:t>
            </w:r>
          </w:p>
          <w:p w14:paraId="6413E72A" w14:textId="77777777" w:rsidR="005B4380" w:rsidRDefault="005B4380" w:rsidP="005B4380">
            <w:pPr>
              <w:wordWrap/>
              <w:adjustRightInd w:val="0"/>
              <w:rPr>
                <w:rFonts w:ascii="Consolas" w:hAnsi="Consolas" w:cs="Consolas"/>
                <w:kern w:val="0"/>
                <w:sz w:val="16"/>
                <w:szCs w:val="16"/>
              </w:rPr>
            </w:pPr>
          </w:p>
          <w:p w14:paraId="6A981437"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b/>
                <w:bCs/>
                <w:color w:val="7F0055"/>
                <w:kern w:val="0"/>
                <w:sz w:val="16"/>
                <w:szCs w:val="16"/>
              </w:rPr>
              <w:t>public</w:t>
            </w:r>
            <w:r>
              <w:rPr>
                <w:rFonts w:ascii="Consolas" w:hAnsi="Consolas" w:cs="Consolas"/>
                <w:color w:val="000000"/>
                <w:kern w:val="0"/>
                <w:sz w:val="16"/>
                <w:szCs w:val="16"/>
              </w:rPr>
              <w:t xml:space="preserve"> </w:t>
            </w:r>
            <w:r>
              <w:rPr>
                <w:rFonts w:ascii="Consolas" w:hAnsi="Consolas" w:cs="Consolas"/>
                <w:b/>
                <w:bCs/>
                <w:color w:val="7F0055"/>
                <w:kern w:val="0"/>
                <w:sz w:val="16"/>
                <w:szCs w:val="16"/>
              </w:rPr>
              <w:t>static</w:t>
            </w:r>
            <w:r>
              <w:rPr>
                <w:rFonts w:ascii="Consolas" w:hAnsi="Consolas" w:cs="Consolas"/>
                <w:color w:val="000000"/>
                <w:kern w:val="0"/>
                <w:sz w:val="16"/>
                <w:szCs w:val="16"/>
              </w:rPr>
              <w:t xml:space="preserve"> </w:t>
            </w:r>
            <w:r>
              <w:rPr>
                <w:rFonts w:ascii="Consolas" w:hAnsi="Consolas" w:cs="Consolas"/>
                <w:b/>
                <w:bCs/>
                <w:color w:val="7F0055"/>
                <w:kern w:val="0"/>
                <w:sz w:val="16"/>
                <w:szCs w:val="16"/>
              </w:rPr>
              <w:t>void</w:t>
            </w:r>
            <w:r>
              <w:rPr>
                <w:rFonts w:ascii="Consolas" w:hAnsi="Consolas" w:cs="Consolas"/>
                <w:color w:val="000000"/>
                <w:kern w:val="0"/>
                <w:sz w:val="16"/>
                <w:szCs w:val="16"/>
              </w:rPr>
              <w:t xml:space="preserve"> boomClip() {</w:t>
            </w:r>
          </w:p>
          <w:p w14:paraId="674C79A4"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color w:val="7F0055"/>
                <w:kern w:val="0"/>
                <w:sz w:val="16"/>
                <w:szCs w:val="16"/>
              </w:rPr>
              <w:t>try</w:t>
            </w:r>
            <w:r>
              <w:rPr>
                <w:rFonts w:ascii="Consolas" w:hAnsi="Consolas" w:cs="Consolas"/>
                <w:color w:val="000000"/>
                <w:kern w:val="0"/>
                <w:sz w:val="16"/>
                <w:szCs w:val="16"/>
              </w:rPr>
              <w:t xml:space="preserve"> {</w:t>
            </w:r>
          </w:p>
          <w:p w14:paraId="7BE3657C"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base</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i/>
                <w:iCs/>
                <w:color w:val="0000C0"/>
                <w:kern w:val="0"/>
                <w:sz w:val="16"/>
                <w:szCs w:val="16"/>
              </w:rPr>
              <w:t>file</w:t>
            </w:r>
            <w:r>
              <w:rPr>
                <w:rFonts w:ascii="Consolas" w:hAnsi="Consolas" w:cs="Consolas"/>
                <w:color w:val="000000"/>
                <w:kern w:val="0"/>
                <w:sz w:val="16"/>
                <w:szCs w:val="16"/>
              </w:rPr>
              <w:t>[2]);</w:t>
            </w:r>
          </w:p>
          <w:p w14:paraId="5DB94F3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String </w:t>
            </w:r>
            <w:r>
              <w:rPr>
                <w:rFonts w:ascii="Consolas" w:hAnsi="Consolas" w:cs="Consolas"/>
                <w:color w:val="6A3E3E"/>
                <w:kern w:val="0"/>
                <w:sz w:val="16"/>
                <w:szCs w:val="16"/>
              </w:rPr>
              <w:t>basePath</w:t>
            </w:r>
            <w:r>
              <w:rPr>
                <w:rFonts w:ascii="Consolas" w:hAnsi="Consolas" w:cs="Consolas"/>
                <w:color w:val="000000"/>
                <w:kern w:val="0"/>
                <w:sz w:val="16"/>
                <w:szCs w:val="16"/>
              </w:rPr>
              <w:t xml:space="preserve"> = </w:t>
            </w:r>
            <w:r>
              <w:rPr>
                <w:rFonts w:ascii="Consolas" w:hAnsi="Consolas" w:cs="Consolas"/>
                <w:color w:val="6A3E3E"/>
                <w:kern w:val="0"/>
                <w:sz w:val="16"/>
                <w:szCs w:val="16"/>
              </w:rPr>
              <w:t>base</w:t>
            </w:r>
            <w:r>
              <w:rPr>
                <w:rFonts w:ascii="Consolas" w:hAnsi="Consolas" w:cs="Consolas"/>
                <w:color w:val="000000"/>
                <w:kern w:val="0"/>
                <w:sz w:val="16"/>
                <w:szCs w:val="16"/>
              </w:rPr>
              <w:t>.getAbsolutePath();</w:t>
            </w:r>
          </w:p>
          <w:p w14:paraId="2921C77B"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File </w:t>
            </w:r>
            <w:r>
              <w:rPr>
                <w:rFonts w:ascii="Consolas" w:hAnsi="Consolas" w:cs="Consolas"/>
                <w:color w:val="6A3E3E"/>
                <w:kern w:val="0"/>
                <w:sz w:val="16"/>
                <w:szCs w:val="16"/>
              </w:rPr>
              <w:t>audio</w:t>
            </w:r>
            <w:r>
              <w:rPr>
                <w:rFonts w:ascii="Consolas" w:hAnsi="Consolas" w:cs="Consolas"/>
                <w:color w:val="000000"/>
                <w:kern w:val="0"/>
                <w:sz w:val="16"/>
                <w:szCs w:val="16"/>
              </w:rPr>
              <w:t xml:space="preserve"> = </w:t>
            </w:r>
            <w:r>
              <w:rPr>
                <w:rFonts w:ascii="Consolas" w:hAnsi="Consolas" w:cs="Consolas"/>
                <w:b/>
                <w:bCs/>
                <w:color w:val="7F0055"/>
                <w:kern w:val="0"/>
                <w:sz w:val="16"/>
                <w:szCs w:val="16"/>
              </w:rPr>
              <w:t>new</w:t>
            </w:r>
            <w:r>
              <w:rPr>
                <w:rFonts w:ascii="Consolas" w:hAnsi="Consolas" w:cs="Consolas"/>
                <w:color w:val="000000"/>
                <w:kern w:val="0"/>
                <w:sz w:val="16"/>
                <w:szCs w:val="16"/>
              </w:rPr>
              <w:t xml:space="preserve"> File(</w:t>
            </w:r>
            <w:r>
              <w:rPr>
                <w:rFonts w:ascii="Consolas" w:hAnsi="Consolas" w:cs="Consolas"/>
                <w:color w:val="6A3E3E"/>
                <w:kern w:val="0"/>
                <w:sz w:val="16"/>
                <w:szCs w:val="16"/>
              </w:rPr>
              <w:t>basePath</w:t>
            </w:r>
            <w:r>
              <w:rPr>
                <w:rFonts w:ascii="Consolas" w:hAnsi="Consolas" w:cs="Consolas"/>
                <w:color w:val="000000"/>
                <w:kern w:val="0"/>
                <w:sz w:val="16"/>
                <w:szCs w:val="16"/>
              </w:rPr>
              <w:t>);</w:t>
            </w:r>
          </w:p>
          <w:p w14:paraId="0FEE77E1"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t xml:space="preserve">AudioInputStream </w:t>
            </w:r>
            <w:r>
              <w:rPr>
                <w:rFonts w:ascii="Consolas" w:hAnsi="Consolas" w:cs="Consolas"/>
                <w:color w:val="6A3E3E"/>
                <w:kern w:val="0"/>
                <w:sz w:val="16"/>
                <w:szCs w:val="16"/>
              </w:rPr>
              <w:t>ais</w:t>
            </w:r>
            <w:r>
              <w:rPr>
                <w:rFonts w:ascii="Consolas" w:hAnsi="Consolas" w:cs="Consolas"/>
                <w:color w:val="000000"/>
                <w:kern w:val="0"/>
                <w:sz w:val="16"/>
                <w:szCs w:val="16"/>
              </w:rPr>
              <w:t xml:space="preserve"> = AudioSystem.</w:t>
            </w:r>
            <w:r>
              <w:rPr>
                <w:rFonts w:ascii="Consolas" w:hAnsi="Consolas" w:cs="Consolas"/>
                <w:i/>
                <w:iCs/>
                <w:color w:val="000000"/>
                <w:kern w:val="0"/>
                <w:sz w:val="16"/>
                <w:szCs w:val="16"/>
              </w:rPr>
              <w:t>getAudioInputStream</w:t>
            </w:r>
            <w:r>
              <w:rPr>
                <w:rFonts w:ascii="Consolas" w:hAnsi="Consolas" w:cs="Consolas"/>
                <w:color w:val="000000"/>
                <w:kern w:val="0"/>
                <w:sz w:val="16"/>
                <w:szCs w:val="16"/>
              </w:rPr>
              <w:t>(</w:t>
            </w:r>
            <w:r>
              <w:rPr>
                <w:rFonts w:ascii="Consolas" w:hAnsi="Consolas" w:cs="Consolas"/>
                <w:color w:val="6A3E3E"/>
                <w:kern w:val="0"/>
                <w:sz w:val="16"/>
                <w:szCs w:val="16"/>
              </w:rPr>
              <w:t>audio</w:t>
            </w:r>
            <w:r>
              <w:rPr>
                <w:rFonts w:ascii="Consolas" w:hAnsi="Consolas" w:cs="Consolas"/>
                <w:color w:val="000000"/>
                <w:kern w:val="0"/>
                <w:sz w:val="16"/>
                <w:szCs w:val="16"/>
              </w:rPr>
              <w:t>);</w:t>
            </w:r>
          </w:p>
          <w:p w14:paraId="4A799D13"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[2] = AudioSystem.</w:t>
            </w:r>
            <w:r>
              <w:rPr>
                <w:rFonts w:ascii="Consolas" w:hAnsi="Consolas" w:cs="Consolas"/>
                <w:i/>
                <w:iCs/>
                <w:color w:val="000000"/>
                <w:kern w:val="0"/>
                <w:sz w:val="16"/>
                <w:szCs w:val="16"/>
              </w:rPr>
              <w:t>getClip</w:t>
            </w:r>
            <w:r>
              <w:rPr>
                <w:rFonts w:ascii="Consolas" w:hAnsi="Consolas" w:cs="Consolas"/>
                <w:color w:val="000000"/>
                <w:kern w:val="0"/>
                <w:sz w:val="16"/>
                <w:szCs w:val="16"/>
              </w:rPr>
              <w:t>();</w:t>
            </w:r>
          </w:p>
          <w:p w14:paraId="368BAD6E"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[2].open(</w:t>
            </w:r>
            <w:r>
              <w:rPr>
                <w:rFonts w:ascii="Consolas" w:hAnsi="Consolas" w:cs="Consolas"/>
                <w:color w:val="6A3E3E"/>
                <w:kern w:val="0"/>
                <w:sz w:val="16"/>
                <w:szCs w:val="16"/>
              </w:rPr>
              <w:t>ais</w:t>
            </w:r>
            <w:r>
              <w:rPr>
                <w:rFonts w:ascii="Consolas" w:hAnsi="Consolas" w:cs="Consolas"/>
                <w:color w:val="000000"/>
                <w:kern w:val="0"/>
                <w:sz w:val="16"/>
                <w:szCs w:val="16"/>
              </w:rPr>
              <w:t>);</w:t>
            </w:r>
          </w:p>
          <w:p w14:paraId="27893266"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 xml:space="preserve">} </w:t>
            </w:r>
            <w:r>
              <w:rPr>
                <w:rFonts w:ascii="Consolas" w:hAnsi="Consolas" w:cs="Consolas"/>
                <w:b/>
                <w:bCs/>
                <w:color w:val="7F0055"/>
                <w:kern w:val="0"/>
                <w:sz w:val="16"/>
                <w:szCs w:val="16"/>
              </w:rPr>
              <w:t>catch</w:t>
            </w:r>
            <w:r>
              <w:rPr>
                <w:rFonts w:ascii="Consolas" w:hAnsi="Consolas" w:cs="Consolas"/>
                <w:color w:val="000000"/>
                <w:kern w:val="0"/>
                <w:sz w:val="16"/>
                <w:szCs w:val="16"/>
              </w:rPr>
              <w:t xml:space="preserve"> (Exception </w:t>
            </w:r>
            <w:r>
              <w:rPr>
                <w:rFonts w:ascii="Consolas" w:hAnsi="Consolas" w:cs="Consolas"/>
                <w:color w:val="6A3E3E"/>
                <w:kern w:val="0"/>
                <w:sz w:val="16"/>
                <w:szCs w:val="16"/>
              </w:rPr>
              <w:t>e</w:t>
            </w:r>
            <w:r>
              <w:rPr>
                <w:rFonts w:ascii="Consolas" w:hAnsi="Consolas" w:cs="Consolas"/>
                <w:color w:val="000000"/>
                <w:kern w:val="0"/>
                <w:sz w:val="16"/>
                <w:szCs w:val="16"/>
              </w:rPr>
              <w:t>) {</w:t>
            </w:r>
          </w:p>
          <w:p w14:paraId="555F39F0"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b/>
                <w:bCs/>
                <w:i/>
                <w:iCs/>
                <w:color w:val="0000C0"/>
                <w:kern w:val="0"/>
                <w:sz w:val="16"/>
                <w:szCs w:val="16"/>
              </w:rPr>
              <w:t>logger</w:t>
            </w:r>
            <w:r>
              <w:rPr>
                <w:rFonts w:ascii="Consolas" w:hAnsi="Consolas" w:cs="Consolas"/>
                <w:color w:val="000000"/>
                <w:kern w:val="0"/>
                <w:sz w:val="16"/>
                <w:szCs w:val="16"/>
              </w:rPr>
              <w:t>.log(Level.</w:t>
            </w:r>
            <w:r>
              <w:rPr>
                <w:rFonts w:ascii="Consolas" w:hAnsi="Consolas" w:cs="Consolas"/>
                <w:b/>
                <w:bCs/>
                <w:i/>
                <w:iCs/>
                <w:color w:val="0000C0"/>
                <w:kern w:val="0"/>
                <w:sz w:val="16"/>
                <w:szCs w:val="16"/>
              </w:rPr>
              <w:t>INFO</w:t>
            </w:r>
            <w:r>
              <w:rPr>
                <w:rFonts w:ascii="Consolas" w:hAnsi="Consolas" w:cs="Consolas"/>
                <w:color w:val="000000"/>
                <w:kern w:val="0"/>
                <w:sz w:val="16"/>
                <w:szCs w:val="16"/>
              </w:rPr>
              <w:t xml:space="preserve">, </w:t>
            </w:r>
            <w:r>
              <w:rPr>
                <w:rFonts w:ascii="Consolas" w:hAnsi="Consolas" w:cs="Consolas"/>
                <w:color w:val="2A00FF"/>
                <w:kern w:val="0"/>
                <w:sz w:val="16"/>
                <w:szCs w:val="16"/>
              </w:rPr>
              <w:t>"exception msg"</w:t>
            </w:r>
            <w:r>
              <w:rPr>
                <w:rFonts w:ascii="Consolas" w:hAnsi="Consolas" w:cs="Consolas"/>
                <w:color w:val="000000"/>
                <w:kern w:val="0"/>
                <w:sz w:val="16"/>
                <w:szCs w:val="16"/>
              </w:rPr>
              <w:t xml:space="preserve">, </w:t>
            </w:r>
            <w:r>
              <w:rPr>
                <w:rFonts w:ascii="Consolas" w:hAnsi="Consolas" w:cs="Consolas"/>
                <w:color w:val="6A3E3E"/>
                <w:kern w:val="0"/>
                <w:sz w:val="16"/>
                <w:szCs w:val="16"/>
              </w:rPr>
              <w:t>e</w:t>
            </w:r>
            <w:r>
              <w:rPr>
                <w:rFonts w:ascii="Consolas" w:hAnsi="Consolas" w:cs="Consolas"/>
                <w:color w:val="000000"/>
                <w:kern w:val="0"/>
                <w:sz w:val="16"/>
                <w:szCs w:val="16"/>
              </w:rPr>
              <w:t>);</w:t>
            </w:r>
          </w:p>
          <w:p w14:paraId="413E7F95"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w:t>
            </w:r>
          </w:p>
          <w:p w14:paraId="15B15757" w14:textId="77777777" w:rsidR="005B4380" w:rsidRDefault="005B4380" w:rsidP="005B4380">
            <w:pPr>
              <w:wordWrap/>
              <w:adjustRightInd w:val="0"/>
              <w:rPr>
                <w:rFonts w:ascii="Consolas" w:hAnsi="Consolas" w:cs="Consolas"/>
                <w:kern w:val="0"/>
                <w:sz w:val="16"/>
                <w:szCs w:val="16"/>
              </w:rPr>
            </w:pPr>
          </w:p>
          <w:p w14:paraId="4F7060C6"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r>
              <w:rPr>
                <w:rFonts w:ascii="Consolas" w:hAnsi="Consolas" w:cs="Consolas"/>
                <w:i/>
                <w:iCs/>
                <w:color w:val="0000C0"/>
                <w:kern w:val="0"/>
                <w:sz w:val="16"/>
                <w:szCs w:val="16"/>
              </w:rPr>
              <w:t>clip</w:t>
            </w:r>
            <w:r>
              <w:rPr>
                <w:rFonts w:ascii="Consolas" w:hAnsi="Consolas" w:cs="Consolas"/>
                <w:color w:val="000000"/>
                <w:kern w:val="0"/>
                <w:sz w:val="16"/>
                <w:szCs w:val="16"/>
              </w:rPr>
              <w:t>[2].start();</w:t>
            </w:r>
          </w:p>
          <w:p w14:paraId="253D604D" w14:textId="77777777" w:rsidR="005B4380" w:rsidRDefault="005B4380" w:rsidP="005B4380">
            <w:pPr>
              <w:wordWrap/>
              <w:adjustRightInd w:val="0"/>
              <w:rPr>
                <w:rFonts w:ascii="Consolas" w:hAnsi="Consolas" w:cs="Consolas"/>
                <w:kern w:val="0"/>
                <w:sz w:val="16"/>
                <w:szCs w:val="16"/>
              </w:rPr>
            </w:pPr>
            <w:r>
              <w:rPr>
                <w:rFonts w:ascii="Consolas" w:hAnsi="Consolas" w:cs="Consolas"/>
                <w:color w:val="000000"/>
                <w:kern w:val="0"/>
                <w:sz w:val="16"/>
                <w:szCs w:val="16"/>
              </w:rPr>
              <w:tab/>
              <w:t>}</w:t>
            </w:r>
          </w:p>
          <w:p w14:paraId="2F89B848" w14:textId="3C12B388" w:rsidR="005B4380" w:rsidRDefault="005B4380" w:rsidP="005B4380">
            <w:r>
              <w:rPr>
                <w:rFonts w:ascii="Consolas" w:hAnsi="Consolas" w:cs="Consolas"/>
                <w:color w:val="000000"/>
                <w:kern w:val="0"/>
                <w:sz w:val="16"/>
                <w:szCs w:val="16"/>
              </w:rPr>
              <w:t>}</w:t>
            </w:r>
          </w:p>
        </w:tc>
      </w:tr>
    </w:tbl>
    <w:p w14:paraId="12A451AF" w14:textId="36E59767" w:rsidR="001A02A1" w:rsidRDefault="001A02A1">
      <w:pPr>
        <w:pStyle w:val="3"/>
        <w:ind w:left="480" w:hanging="480"/>
      </w:pPr>
      <w:bookmarkStart w:id="170" w:name="_Toc26783833"/>
      <w:r>
        <w:rPr>
          <w:rFonts w:hint="eastAsia"/>
        </w:rPr>
        <w:lastRenderedPageBreak/>
        <w:t>S</w:t>
      </w:r>
      <w:r>
        <w:t xml:space="preserve">onar Lint </w:t>
      </w:r>
      <w:r>
        <w:rPr>
          <w:rFonts w:hint="eastAsia"/>
        </w:rPr>
        <w:t>t</w:t>
      </w:r>
      <w:r>
        <w:t xml:space="preserve">ool </w:t>
      </w:r>
      <w:r>
        <w:rPr>
          <w:rFonts w:hint="eastAsia"/>
        </w:rPr>
        <w:t>사용</w:t>
      </w:r>
      <w:bookmarkEnd w:id="170"/>
    </w:p>
    <w:p w14:paraId="20EE192B" w14:textId="691707E5" w:rsidR="001A02A1" w:rsidRPr="001A02A1" w:rsidRDefault="001A02A1" w:rsidP="001A02A1">
      <w:pPr>
        <w:rPr>
          <w:sz w:val="26"/>
          <w:szCs w:val="26"/>
        </w:rPr>
      </w:pPr>
      <w:r w:rsidRPr="001A02A1">
        <w:rPr>
          <w:sz w:val="26"/>
          <w:szCs w:val="26"/>
        </w:rPr>
        <w:t xml:space="preserve">Refactoring </w:t>
      </w:r>
      <w:r w:rsidRPr="001A02A1">
        <w:rPr>
          <w:rFonts w:hint="eastAsia"/>
          <w:sz w:val="26"/>
          <w:szCs w:val="26"/>
        </w:rPr>
        <w:t>이유</w:t>
      </w:r>
    </w:p>
    <w:p w14:paraId="3396DDF8" w14:textId="13D166B9" w:rsidR="001A02A1" w:rsidRDefault="001A02A1" w:rsidP="001A02A1">
      <w:r>
        <w:rPr>
          <w:rFonts w:hint="eastAsia"/>
        </w:rPr>
        <w:t xml:space="preserve"> 정적 코드 분석</w:t>
      </w:r>
      <w:r>
        <w:t xml:space="preserve"> </w:t>
      </w:r>
      <w:r>
        <w:rPr>
          <w:rFonts w:hint="eastAsia"/>
        </w:rPr>
        <w:t>도구인 s</w:t>
      </w:r>
      <w:r>
        <w:t>onar lint</w:t>
      </w:r>
      <w:r>
        <w:rPr>
          <w:rFonts w:hint="eastAsia"/>
        </w:rPr>
        <w:t>를 사용하였다.</w:t>
      </w:r>
      <w:r>
        <w:t xml:space="preserve"> </w:t>
      </w:r>
      <w:r>
        <w:rPr>
          <w:rFonts w:hint="eastAsia"/>
        </w:rPr>
        <w:t>발생한 오류를 최대한 해결하기 위하여</w:t>
      </w:r>
      <w:r w:rsidR="002139FF">
        <w:t xml:space="preserve"> Refactoring</w:t>
      </w:r>
      <w:r>
        <w:rPr>
          <w:rFonts w:hint="eastAsia"/>
        </w:rPr>
        <w:t xml:space="preserve"> 하였다.</w:t>
      </w:r>
    </w:p>
    <w:p w14:paraId="5E47FDAF" w14:textId="3DCE3DA6" w:rsidR="001A02A1" w:rsidRPr="001A02A1" w:rsidRDefault="001A02A1" w:rsidP="001A02A1">
      <w:pPr>
        <w:rPr>
          <w:sz w:val="26"/>
          <w:szCs w:val="26"/>
        </w:rPr>
      </w:pPr>
      <w:r w:rsidRPr="001A02A1">
        <w:rPr>
          <w:rFonts w:hint="eastAsia"/>
          <w:sz w:val="26"/>
          <w:szCs w:val="26"/>
        </w:rPr>
        <w:lastRenderedPageBreak/>
        <w:t>변경 내용</w:t>
      </w:r>
    </w:p>
    <w:p w14:paraId="2C1FD8E1" w14:textId="214F4174" w:rsidR="001A02A1" w:rsidRDefault="001A02A1" w:rsidP="001A02A1">
      <w:r>
        <w:rPr>
          <w:rFonts w:hint="eastAsia"/>
        </w:rPr>
        <w:t xml:space="preserve"> </w:t>
      </w:r>
      <w:r w:rsidR="00BD3EE4">
        <w:t>5.2</w:t>
      </w:r>
      <w:r w:rsidR="00BD3EE4">
        <w:rPr>
          <w:rFonts w:hint="eastAsia"/>
        </w:rPr>
        <w:t xml:space="preserve">의 </w:t>
      </w:r>
      <w:r w:rsidR="00BD3EE4">
        <w:t>Sonar Link</w:t>
      </w:r>
      <w:r>
        <w:rPr>
          <w:rFonts w:hint="eastAsia"/>
        </w:rPr>
        <w:t xml:space="preserve">의 </w:t>
      </w:r>
      <w:r w:rsidR="00BD3EE4">
        <w:t>5.2.1</w:t>
      </w:r>
      <w:r>
        <w:rPr>
          <w:rFonts w:hint="eastAsia"/>
        </w:rPr>
        <w:t xml:space="preserve">그림에서 </w:t>
      </w:r>
      <w:r>
        <w:t>5.</w:t>
      </w:r>
      <w:r w:rsidR="00BD3EE4">
        <w:t>2.2</w:t>
      </w:r>
      <w:r>
        <w:rPr>
          <w:rFonts w:hint="eastAsia"/>
        </w:rPr>
        <w:t>의 그림</w:t>
      </w:r>
      <w:r w:rsidR="00BD3EE4">
        <w:rPr>
          <w:rFonts w:hint="eastAsia"/>
        </w:rPr>
        <w:t>으로 변경되었다.</w:t>
      </w:r>
      <w:r>
        <w:rPr>
          <w:rFonts w:hint="eastAsia"/>
        </w:rPr>
        <w:t xml:space="preserve"> </w:t>
      </w:r>
    </w:p>
    <w:p w14:paraId="04B017BE" w14:textId="78CF40B0" w:rsidR="005958C8" w:rsidRDefault="005958C8" w:rsidP="005958C8">
      <w:pPr>
        <w:pStyle w:val="3"/>
        <w:ind w:left="480" w:hanging="480"/>
      </w:pPr>
      <w:bookmarkStart w:id="171" w:name="_Toc26783834"/>
      <w:r>
        <w:rPr>
          <w:rFonts w:hint="eastAsia"/>
        </w:rPr>
        <w:t>주석 정리</w:t>
      </w:r>
      <w:bookmarkEnd w:id="171"/>
    </w:p>
    <w:p w14:paraId="6F318475" w14:textId="1DFFCF60" w:rsidR="00361A57" w:rsidRDefault="00361A57" w:rsidP="00361A57">
      <w:pPr>
        <w:rPr>
          <w:sz w:val="26"/>
          <w:szCs w:val="26"/>
        </w:rPr>
      </w:pPr>
      <w:r w:rsidRPr="00361A57">
        <w:rPr>
          <w:rFonts w:hint="eastAsia"/>
          <w:sz w:val="26"/>
          <w:szCs w:val="26"/>
        </w:rPr>
        <w:t>R</w:t>
      </w:r>
      <w:r w:rsidRPr="00361A57">
        <w:rPr>
          <w:sz w:val="26"/>
          <w:szCs w:val="26"/>
        </w:rPr>
        <w:t xml:space="preserve">efactoring </w:t>
      </w:r>
      <w:r w:rsidRPr="00361A57">
        <w:rPr>
          <w:rFonts w:hint="eastAsia"/>
          <w:sz w:val="26"/>
          <w:szCs w:val="26"/>
        </w:rPr>
        <w:t>이유</w:t>
      </w:r>
    </w:p>
    <w:p w14:paraId="0C7D8213" w14:textId="6D11B584" w:rsidR="00B759C8" w:rsidRPr="00B759C8" w:rsidRDefault="002139FF" w:rsidP="002139FF">
      <w:pPr>
        <w:rPr>
          <w:szCs w:val="20"/>
        </w:rPr>
      </w:pPr>
      <w:r>
        <w:rPr>
          <w:rFonts w:hint="eastAsia"/>
          <w:szCs w:val="20"/>
        </w:rPr>
        <w:t xml:space="preserve"> 주석이 없어도 기능을 알 수 있도록 R</w:t>
      </w:r>
      <w:r>
        <w:rPr>
          <w:szCs w:val="20"/>
        </w:rPr>
        <w:t>efactoring</w:t>
      </w:r>
      <w:r>
        <w:rPr>
          <w:rFonts w:hint="eastAsia"/>
          <w:szCs w:val="20"/>
        </w:rPr>
        <w:t xml:space="preserve"> 한다.</w:t>
      </w:r>
      <w:r>
        <w:rPr>
          <w:szCs w:val="20"/>
        </w:rPr>
        <w:t xml:space="preserve"> </w:t>
      </w:r>
    </w:p>
    <w:p w14:paraId="59B3797C" w14:textId="77777777" w:rsidR="00361A57" w:rsidRPr="00361A57" w:rsidRDefault="00361A57" w:rsidP="00361A57">
      <w:pPr>
        <w:rPr>
          <w:sz w:val="26"/>
          <w:szCs w:val="26"/>
        </w:rPr>
      </w:pPr>
      <w:r w:rsidRPr="00361A57">
        <w:rPr>
          <w:rFonts w:hint="eastAsia"/>
          <w:sz w:val="26"/>
          <w:szCs w:val="26"/>
        </w:rPr>
        <w:t>변경 내용</w:t>
      </w:r>
    </w:p>
    <w:p w14:paraId="41F1AAC8" w14:textId="310CFB7D" w:rsidR="00361A57" w:rsidRDefault="002139FF" w:rsidP="00361A57">
      <w:r>
        <w:rPr>
          <w:rFonts w:hint="eastAsia"/>
        </w:rPr>
        <w:t xml:space="preserve"> 불필요한 주석을 제거한다.</w:t>
      </w:r>
      <w:r>
        <w:t xml:space="preserve"> </w:t>
      </w:r>
      <w:r>
        <w:rPr>
          <w:rFonts w:hint="eastAsia"/>
        </w:rPr>
        <w:t>예로 공동작업을 하며 수정 부분을 표기하기 위해 사용한 주석 등을 제거하였다.</w:t>
      </w:r>
      <w:r w:rsidR="00061326">
        <w:t xml:space="preserve"> </w:t>
      </w:r>
      <w:r w:rsidR="00061326">
        <w:rPr>
          <w:rFonts w:hint="eastAsia"/>
        </w:rPr>
        <w:t>최대한 주석이 필요 없는 코드를 만든다.</w:t>
      </w:r>
    </w:p>
    <w:p w14:paraId="603DFA4E" w14:textId="1B5EBC83" w:rsidR="002139FF" w:rsidRDefault="002139FF" w:rsidP="00361A57">
      <w:r>
        <w:t xml:space="preserve"> </w:t>
      </w:r>
      <w:r>
        <w:rPr>
          <w:rFonts w:hint="eastAsia"/>
        </w:rPr>
        <w:t>꼭 필요한 내용은 주석으로 표기하였다.</w:t>
      </w:r>
      <w:r w:rsidR="008D03CE">
        <w:t xml:space="preserve"> </w:t>
      </w:r>
      <w:r w:rsidR="008D03CE">
        <w:rPr>
          <w:rFonts w:hint="eastAsia"/>
        </w:rPr>
        <w:t>I</w:t>
      </w:r>
      <w:r w:rsidR="008D03CE">
        <w:t xml:space="preserve">P, port </w:t>
      </w:r>
      <w:r w:rsidR="008D03CE">
        <w:rPr>
          <w:rFonts w:hint="eastAsia"/>
        </w:rPr>
        <w:t>입력</w:t>
      </w:r>
      <w:r w:rsidR="008D03CE">
        <w:t xml:space="preserve"> </w:t>
      </w:r>
      <w:r w:rsidR="008D03CE">
        <w:rPr>
          <w:rFonts w:hint="eastAsia"/>
        </w:rPr>
        <w:t>등을 주석으로 표기하였다.</w:t>
      </w:r>
    </w:p>
    <w:p w14:paraId="68219EDC" w14:textId="260DB986" w:rsidR="00310E7F" w:rsidRPr="008B0D36" w:rsidRDefault="00310E7F" w:rsidP="008B0D36">
      <w:pPr>
        <w:widowControl/>
        <w:wordWrap/>
        <w:autoSpaceDE/>
        <w:autoSpaceDN/>
        <w:rPr>
          <w:rFonts w:hint="eastAsia"/>
        </w:rPr>
      </w:pPr>
      <w:bookmarkStart w:id="172" w:name="_GoBack"/>
      <w:bookmarkEnd w:id="172"/>
    </w:p>
    <w:sectPr w:rsidR="00310E7F" w:rsidRPr="008B0D36" w:rsidSect="00F30CF2">
      <w:footerReference w:type="default" r:id="rId2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9ACE3" w14:textId="77777777" w:rsidR="001B0423" w:rsidRDefault="001B0423" w:rsidP="00E70489">
      <w:pPr>
        <w:spacing w:after="0" w:line="240" w:lineRule="auto"/>
      </w:pPr>
      <w:r>
        <w:separator/>
      </w:r>
    </w:p>
  </w:endnote>
  <w:endnote w:type="continuationSeparator" w:id="0">
    <w:p w14:paraId="41DDA00A" w14:textId="77777777" w:rsidR="001B0423" w:rsidRDefault="001B0423" w:rsidP="00E70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542092"/>
      <w:docPartObj>
        <w:docPartGallery w:val="Page Numbers (Bottom of Page)"/>
        <w:docPartUnique/>
      </w:docPartObj>
    </w:sdtPr>
    <w:sdtEndPr/>
    <w:sdtContent>
      <w:sdt>
        <w:sdtPr>
          <w:id w:val="-1769616900"/>
          <w:docPartObj>
            <w:docPartGallery w:val="Page Numbers (Top of Page)"/>
            <w:docPartUnique/>
          </w:docPartObj>
        </w:sdtPr>
        <w:sdtEndPr/>
        <w:sdtContent>
          <w:p w14:paraId="46FA6BAB" w14:textId="19F8AA15" w:rsidR="00654BF1" w:rsidRDefault="00654BF1">
            <w:pPr>
              <w:pStyle w:val="ab"/>
              <w:jc w:val="right"/>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8B0D36">
              <w:rPr>
                <w:b/>
                <w:bCs/>
                <w:noProof/>
              </w:rPr>
              <w:t>35</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8B0D36">
              <w:rPr>
                <w:b/>
                <w:bCs/>
                <w:noProof/>
              </w:rPr>
              <w:t>35</w:t>
            </w:r>
            <w:r>
              <w:rPr>
                <w:b/>
                <w:bCs/>
                <w:sz w:val="24"/>
                <w:szCs w:val="24"/>
              </w:rPr>
              <w:fldChar w:fldCharType="end"/>
            </w:r>
          </w:p>
        </w:sdtContent>
      </w:sdt>
    </w:sdtContent>
  </w:sdt>
  <w:p w14:paraId="189BDF84" w14:textId="77777777" w:rsidR="00654BF1" w:rsidRDefault="00654BF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1C4A9" w14:textId="77777777" w:rsidR="001B0423" w:rsidRDefault="001B0423" w:rsidP="00E70489">
      <w:pPr>
        <w:spacing w:after="0" w:line="240" w:lineRule="auto"/>
      </w:pPr>
      <w:r>
        <w:separator/>
      </w:r>
    </w:p>
  </w:footnote>
  <w:footnote w:type="continuationSeparator" w:id="0">
    <w:p w14:paraId="73475B44" w14:textId="77777777" w:rsidR="001B0423" w:rsidRDefault="001B0423" w:rsidP="00E70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B17FE"/>
    <w:multiLevelType w:val="multilevel"/>
    <w:tmpl w:val="20FA8038"/>
    <w:lvl w:ilvl="0">
      <w:start w:val="4"/>
      <w:numFmt w:val="decimal"/>
      <w:lvlText w:val="%1"/>
      <w:lvlJc w:val="left"/>
      <w:pPr>
        <w:ind w:left="780" w:hanging="780"/>
      </w:pPr>
      <w:rPr>
        <w:rFonts w:hint="default"/>
      </w:rPr>
    </w:lvl>
    <w:lvl w:ilvl="1">
      <w:start w:val="2"/>
      <w:numFmt w:val="decimal"/>
      <w:lvlText w:val="%1.%2"/>
      <w:lvlJc w:val="left"/>
      <w:pPr>
        <w:ind w:left="1063" w:hanging="780"/>
      </w:pPr>
      <w:rPr>
        <w:rFonts w:hint="default"/>
      </w:rPr>
    </w:lvl>
    <w:lvl w:ilvl="2">
      <w:start w:val="22"/>
      <w:numFmt w:val="decimal"/>
      <w:lvlText w:val="%1.%2.%3"/>
      <w:lvlJc w:val="left"/>
      <w:pPr>
        <w:ind w:left="1346" w:hanging="7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 w15:restartNumberingAfterBreak="0">
    <w:nsid w:val="19E75722"/>
    <w:multiLevelType w:val="multilevel"/>
    <w:tmpl w:val="E4C62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CE6BAF"/>
    <w:multiLevelType w:val="multilevel"/>
    <w:tmpl w:val="22661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604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262330D"/>
    <w:multiLevelType w:val="multilevel"/>
    <w:tmpl w:val="837A4AD2"/>
    <w:lvl w:ilvl="0">
      <w:start w:val="1"/>
      <w:numFmt w:val="decimal"/>
      <w:lvlText w:val="%1"/>
      <w:lvlJc w:val="left"/>
      <w:pPr>
        <w:ind w:left="492" w:hanging="492"/>
      </w:pPr>
      <w:rPr>
        <w:rFonts w:hint="default"/>
      </w:rPr>
    </w:lvl>
    <w:lvl w:ilvl="1">
      <w:start w:val="2"/>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FE5AA3"/>
    <w:multiLevelType w:val="hybridMultilevel"/>
    <w:tmpl w:val="3210F2E6"/>
    <w:lvl w:ilvl="0" w:tplc="0BA283D6">
      <w:start w:val="4"/>
      <w:numFmt w:val="bullet"/>
      <w:lvlText w:val="-"/>
      <w:lvlJc w:val="left"/>
      <w:pPr>
        <w:ind w:left="840" w:hanging="360"/>
      </w:pPr>
      <w:rPr>
        <w:rFonts w:ascii="맑은 고딕" w:eastAsia="맑은 고딕" w:hAnsi="맑은 고딕" w:cstheme="majorBidi" w:hint="eastAsia"/>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6" w15:restartNumberingAfterBreak="0">
    <w:nsid w:val="2F1D3B02"/>
    <w:multiLevelType w:val="multilevel"/>
    <w:tmpl w:val="F3FEF0CE"/>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C223B3"/>
    <w:multiLevelType w:val="multilevel"/>
    <w:tmpl w:val="7A8AA6CC"/>
    <w:lvl w:ilvl="0">
      <w:start w:val="1"/>
      <w:numFmt w:val="decimal"/>
      <w:pStyle w:val="1"/>
      <w:lvlText w:val="%1."/>
      <w:lvlJc w:val="left"/>
      <w:pPr>
        <w:ind w:left="425" w:hanging="425"/>
      </w:pPr>
    </w:lvl>
    <w:lvl w:ilvl="1">
      <w:start w:val="1"/>
      <w:numFmt w:val="decimal"/>
      <w:pStyle w:val="2"/>
      <w:lvlText w:val="%1.%2."/>
      <w:lvlJc w:val="left"/>
      <w:pPr>
        <w:ind w:left="113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1687A47"/>
    <w:multiLevelType w:val="hybridMultilevel"/>
    <w:tmpl w:val="7C00791C"/>
    <w:lvl w:ilvl="0" w:tplc="DC9007E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51F75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8CB331D"/>
    <w:multiLevelType w:val="multilevel"/>
    <w:tmpl w:val="22661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55C425D"/>
    <w:multiLevelType w:val="multilevel"/>
    <w:tmpl w:val="FCEC7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lang w:eastAsia="ko-KR"/>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665A52"/>
    <w:multiLevelType w:val="hybridMultilevel"/>
    <w:tmpl w:val="2BCC98C8"/>
    <w:lvl w:ilvl="0" w:tplc="D0CE2B30">
      <w:start w:val="2"/>
      <w:numFmt w:val="bullet"/>
      <w:lvlText w:val="-"/>
      <w:lvlJc w:val="left"/>
      <w:pPr>
        <w:ind w:left="495" w:hanging="360"/>
      </w:pPr>
      <w:rPr>
        <w:rFonts w:ascii="맑은 고딕" w:eastAsia="맑은 고딕" w:hAnsi="맑은 고딕" w:cstheme="minorBidi" w:hint="eastAsia"/>
      </w:rPr>
    </w:lvl>
    <w:lvl w:ilvl="1" w:tplc="04090003" w:tentative="1">
      <w:start w:val="1"/>
      <w:numFmt w:val="bullet"/>
      <w:lvlText w:val=""/>
      <w:lvlJc w:val="left"/>
      <w:pPr>
        <w:ind w:left="935" w:hanging="400"/>
      </w:pPr>
      <w:rPr>
        <w:rFonts w:ascii="Wingdings" w:hAnsi="Wingdings" w:hint="default"/>
      </w:rPr>
    </w:lvl>
    <w:lvl w:ilvl="2" w:tplc="04090005" w:tentative="1">
      <w:start w:val="1"/>
      <w:numFmt w:val="bullet"/>
      <w:lvlText w:val=""/>
      <w:lvlJc w:val="left"/>
      <w:pPr>
        <w:ind w:left="1335" w:hanging="400"/>
      </w:pPr>
      <w:rPr>
        <w:rFonts w:ascii="Wingdings" w:hAnsi="Wingdings" w:hint="default"/>
      </w:rPr>
    </w:lvl>
    <w:lvl w:ilvl="3" w:tplc="04090001" w:tentative="1">
      <w:start w:val="1"/>
      <w:numFmt w:val="bullet"/>
      <w:lvlText w:val=""/>
      <w:lvlJc w:val="left"/>
      <w:pPr>
        <w:ind w:left="1735" w:hanging="400"/>
      </w:pPr>
      <w:rPr>
        <w:rFonts w:ascii="Wingdings" w:hAnsi="Wingdings" w:hint="default"/>
      </w:rPr>
    </w:lvl>
    <w:lvl w:ilvl="4" w:tplc="04090003" w:tentative="1">
      <w:start w:val="1"/>
      <w:numFmt w:val="bullet"/>
      <w:lvlText w:val=""/>
      <w:lvlJc w:val="left"/>
      <w:pPr>
        <w:ind w:left="2135" w:hanging="400"/>
      </w:pPr>
      <w:rPr>
        <w:rFonts w:ascii="Wingdings" w:hAnsi="Wingdings" w:hint="default"/>
      </w:rPr>
    </w:lvl>
    <w:lvl w:ilvl="5" w:tplc="04090005" w:tentative="1">
      <w:start w:val="1"/>
      <w:numFmt w:val="bullet"/>
      <w:lvlText w:val=""/>
      <w:lvlJc w:val="left"/>
      <w:pPr>
        <w:ind w:left="2535" w:hanging="400"/>
      </w:pPr>
      <w:rPr>
        <w:rFonts w:ascii="Wingdings" w:hAnsi="Wingdings" w:hint="default"/>
      </w:rPr>
    </w:lvl>
    <w:lvl w:ilvl="6" w:tplc="04090001" w:tentative="1">
      <w:start w:val="1"/>
      <w:numFmt w:val="bullet"/>
      <w:lvlText w:val=""/>
      <w:lvlJc w:val="left"/>
      <w:pPr>
        <w:ind w:left="2935" w:hanging="400"/>
      </w:pPr>
      <w:rPr>
        <w:rFonts w:ascii="Wingdings" w:hAnsi="Wingdings" w:hint="default"/>
      </w:rPr>
    </w:lvl>
    <w:lvl w:ilvl="7" w:tplc="04090003" w:tentative="1">
      <w:start w:val="1"/>
      <w:numFmt w:val="bullet"/>
      <w:lvlText w:val=""/>
      <w:lvlJc w:val="left"/>
      <w:pPr>
        <w:ind w:left="3335" w:hanging="400"/>
      </w:pPr>
      <w:rPr>
        <w:rFonts w:ascii="Wingdings" w:hAnsi="Wingdings" w:hint="default"/>
      </w:rPr>
    </w:lvl>
    <w:lvl w:ilvl="8" w:tplc="04090005" w:tentative="1">
      <w:start w:val="1"/>
      <w:numFmt w:val="bullet"/>
      <w:lvlText w:val=""/>
      <w:lvlJc w:val="left"/>
      <w:pPr>
        <w:ind w:left="3735" w:hanging="400"/>
      </w:pPr>
      <w:rPr>
        <w:rFonts w:ascii="Wingdings" w:hAnsi="Wingdings" w:hint="default"/>
      </w:rPr>
    </w:lvl>
  </w:abstractNum>
  <w:abstractNum w:abstractNumId="13" w15:restartNumberingAfterBreak="0">
    <w:nsid w:val="7F4C5BC1"/>
    <w:multiLevelType w:val="hybridMultilevel"/>
    <w:tmpl w:val="A9F467F2"/>
    <w:lvl w:ilvl="0" w:tplc="4E242844">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3"/>
  </w:num>
  <w:num w:numId="3">
    <w:abstractNumId w:val="9"/>
  </w:num>
  <w:num w:numId="4">
    <w:abstractNumId w:val="3"/>
  </w:num>
  <w:num w:numId="5">
    <w:abstractNumId w:val="11"/>
  </w:num>
  <w:num w:numId="6">
    <w:abstractNumId w:val="1"/>
  </w:num>
  <w:num w:numId="7">
    <w:abstractNumId w:val="10"/>
  </w:num>
  <w:num w:numId="8">
    <w:abstractNumId w:val="2"/>
  </w:num>
  <w:num w:numId="9">
    <w:abstractNumId w:val="7"/>
    <w:lvlOverride w:ilvl="0">
      <w:startOverride w:val="1"/>
    </w:lvlOverride>
    <w:lvlOverride w:ilvl="1">
      <w:startOverride w:val="2"/>
    </w:lvlOverride>
    <w:lvlOverride w:ilvl="2">
      <w:startOverride w:val="1"/>
    </w:lvlOverride>
  </w:num>
  <w:num w:numId="10">
    <w:abstractNumId w:val="4"/>
  </w:num>
  <w:num w:numId="11">
    <w:abstractNumId w:val="0"/>
  </w:num>
  <w:num w:numId="12">
    <w:abstractNumId w:val="6"/>
  </w:num>
  <w:num w:numId="13">
    <w:abstractNumId w:val="5"/>
  </w:num>
  <w:num w:numId="14">
    <w:abstractNumId w:val="8"/>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김 현수">
    <w15:presenceInfo w15:providerId="Windows Live" w15:userId="f58ccdd86a5e4b05"/>
  </w15:person>
  <w15:person w15:author="201613989@student.jbnu.ac.kr">
    <w15:presenceInfo w15:providerId="AD" w15:userId="S::201613989@student.jbnu.ac.kr::0efed6de-74e6-47af-8c22-57832f160f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CF2"/>
    <w:rsid w:val="00052C54"/>
    <w:rsid w:val="00061326"/>
    <w:rsid w:val="00065A00"/>
    <w:rsid w:val="000704DA"/>
    <w:rsid w:val="000A6892"/>
    <w:rsid w:val="000C754E"/>
    <w:rsid w:val="001349E4"/>
    <w:rsid w:val="00170D9C"/>
    <w:rsid w:val="001A02A1"/>
    <w:rsid w:val="001B0423"/>
    <w:rsid w:val="001B7C40"/>
    <w:rsid w:val="001E194E"/>
    <w:rsid w:val="001E7E22"/>
    <w:rsid w:val="001F4715"/>
    <w:rsid w:val="00204D0E"/>
    <w:rsid w:val="00205B47"/>
    <w:rsid w:val="0020757C"/>
    <w:rsid w:val="002139FF"/>
    <w:rsid w:val="002621A3"/>
    <w:rsid w:val="00267956"/>
    <w:rsid w:val="00295F88"/>
    <w:rsid w:val="002A6D57"/>
    <w:rsid w:val="002C5619"/>
    <w:rsid w:val="002C6470"/>
    <w:rsid w:val="002F6678"/>
    <w:rsid w:val="00302528"/>
    <w:rsid w:val="00310E7F"/>
    <w:rsid w:val="003246BE"/>
    <w:rsid w:val="0033759A"/>
    <w:rsid w:val="00361A57"/>
    <w:rsid w:val="00393CC8"/>
    <w:rsid w:val="00395FB6"/>
    <w:rsid w:val="003B0D40"/>
    <w:rsid w:val="00404B3F"/>
    <w:rsid w:val="004174ED"/>
    <w:rsid w:val="0045690C"/>
    <w:rsid w:val="00464CB0"/>
    <w:rsid w:val="00492EA5"/>
    <w:rsid w:val="004B377A"/>
    <w:rsid w:val="004B594C"/>
    <w:rsid w:val="004E01A7"/>
    <w:rsid w:val="004E288C"/>
    <w:rsid w:val="004F3831"/>
    <w:rsid w:val="005147F1"/>
    <w:rsid w:val="0055040B"/>
    <w:rsid w:val="005958C8"/>
    <w:rsid w:val="005B4380"/>
    <w:rsid w:val="005C4E2C"/>
    <w:rsid w:val="006245C2"/>
    <w:rsid w:val="0062690D"/>
    <w:rsid w:val="00654BF1"/>
    <w:rsid w:val="0068766A"/>
    <w:rsid w:val="006A7DB1"/>
    <w:rsid w:val="006B060A"/>
    <w:rsid w:val="006C166A"/>
    <w:rsid w:val="006C56FA"/>
    <w:rsid w:val="006E63A7"/>
    <w:rsid w:val="00735677"/>
    <w:rsid w:val="007B70E0"/>
    <w:rsid w:val="007D21E4"/>
    <w:rsid w:val="0080765D"/>
    <w:rsid w:val="00817962"/>
    <w:rsid w:val="00886F01"/>
    <w:rsid w:val="008B0D36"/>
    <w:rsid w:val="008D03CE"/>
    <w:rsid w:val="008F37CD"/>
    <w:rsid w:val="009515F6"/>
    <w:rsid w:val="009D527D"/>
    <w:rsid w:val="009E07BE"/>
    <w:rsid w:val="00A20F09"/>
    <w:rsid w:val="00A76AC3"/>
    <w:rsid w:val="00AB3B26"/>
    <w:rsid w:val="00AB7DC8"/>
    <w:rsid w:val="00AD6869"/>
    <w:rsid w:val="00B759C8"/>
    <w:rsid w:val="00B81648"/>
    <w:rsid w:val="00B83A9D"/>
    <w:rsid w:val="00BB5B31"/>
    <w:rsid w:val="00BD3EE4"/>
    <w:rsid w:val="00C14C17"/>
    <w:rsid w:val="00C26587"/>
    <w:rsid w:val="00C3487F"/>
    <w:rsid w:val="00C42F3C"/>
    <w:rsid w:val="00C7562E"/>
    <w:rsid w:val="00C81AEC"/>
    <w:rsid w:val="00C9531B"/>
    <w:rsid w:val="00CC5BEE"/>
    <w:rsid w:val="00CF10CA"/>
    <w:rsid w:val="00CF4C1D"/>
    <w:rsid w:val="00D0705E"/>
    <w:rsid w:val="00D142FA"/>
    <w:rsid w:val="00D337D2"/>
    <w:rsid w:val="00D40C10"/>
    <w:rsid w:val="00D41E8D"/>
    <w:rsid w:val="00D53FA1"/>
    <w:rsid w:val="00D61CE0"/>
    <w:rsid w:val="00D728BE"/>
    <w:rsid w:val="00D87A11"/>
    <w:rsid w:val="00DF4C79"/>
    <w:rsid w:val="00E13BEB"/>
    <w:rsid w:val="00E14774"/>
    <w:rsid w:val="00E1725F"/>
    <w:rsid w:val="00E27769"/>
    <w:rsid w:val="00E42E4D"/>
    <w:rsid w:val="00E70489"/>
    <w:rsid w:val="00E836D0"/>
    <w:rsid w:val="00EB58E9"/>
    <w:rsid w:val="00EC3334"/>
    <w:rsid w:val="00F14269"/>
    <w:rsid w:val="00F30CF2"/>
    <w:rsid w:val="00F340A5"/>
    <w:rsid w:val="00F47C46"/>
    <w:rsid w:val="00F75C7E"/>
    <w:rsid w:val="00F75E29"/>
    <w:rsid w:val="00F762D4"/>
    <w:rsid w:val="00FA447E"/>
    <w:rsid w:val="00FF61C0"/>
    <w:rsid w:val="00FF73CB"/>
    <w:rsid w:val="00FF7F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42F8B"/>
  <w15:chartTrackingRefBased/>
  <w15:docId w15:val="{6FBE5220-1AE4-4FE0-B565-8C551CCB9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0">
    <w:name w:val="heading 1"/>
    <w:basedOn w:val="a"/>
    <w:next w:val="a"/>
    <w:link w:val="1Char"/>
    <w:uiPriority w:val="9"/>
    <w:qFormat/>
    <w:rsid w:val="00F30CF2"/>
    <w:pPr>
      <w:keepNext/>
      <w:outlineLvl w:val="0"/>
    </w:pPr>
    <w:rPr>
      <w:rFonts w:asciiTheme="majorHAnsi" w:eastAsiaTheme="majorEastAsia" w:hAnsiTheme="majorHAnsi" w:cstheme="majorBidi"/>
      <w:sz w:val="28"/>
      <w:szCs w:val="28"/>
    </w:rPr>
  </w:style>
  <w:style w:type="paragraph" w:styleId="20">
    <w:name w:val="heading 2"/>
    <w:basedOn w:val="a"/>
    <w:next w:val="a"/>
    <w:link w:val="2Char"/>
    <w:uiPriority w:val="9"/>
    <w:semiHidden/>
    <w:unhideWhenUsed/>
    <w:qFormat/>
    <w:rsid w:val="00395FB6"/>
    <w:pPr>
      <w:keepNext/>
      <w:ind w:rightChars="100" w:right="100"/>
      <w:outlineLvl w:val="1"/>
    </w:pPr>
    <w:rPr>
      <w:rFonts w:asciiTheme="majorHAnsi" w:eastAsiaTheme="majorEastAsia" w:hAnsiTheme="majorHAnsi" w:cstheme="majorBidi"/>
    </w:rPr>
  </w:style>
  <w:style w:type="paragraph" w:styleId="30">
    <w:name w:val="heading 3"/>
    <w:basedOn w:val="a"/>
    <w:next w:val="a"/>
    <w:link w:val="3Char"/>
    <w:uiPriority w:val="9"/>
    <w:semiHidden/>
    <w:unhideWhenUsed/>
    <w:qFormat/>
    <w:rsid w:val="006B060A"/>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30CF2"/>
    <w:pPr>
      <w:spacing w:after="0" w:line="240" w:lineRule="auto"/>
      <w:jc w:val="left"/>
    </w:pPr>
    <w:rPr>
      <w:kern w:val="0"/>
      <w:sz w:val="22"/>
    </w:rPr>
  </w:style>
  <w:style w:type="character" w:customStyle="1" w:styleId="Char">
    <w:name w:val="간격 없음 Char"/>
    <w:basedOn w:val="a0"/>
    <w:link w:val="a3"/>
    <w:uiPriority w:val="1"/>
    <w:rsid w:val="00F30CF2"/>
    <w:rPr>
      <w:kern w:val="0"/>
      <w:sz w:val="22"/>
    </w:rPr>
  </w:style>
  <w:style w:type="character" w:customStyle="1" w:styleId="1Char">
    <w:name w:val="제목 1 Char"/>
    <w:basedOn w:val="a0"/>
    <w:link w:val="10"/>
    <w:uiPriority w:val="9"/>
    <w:rsid w:val="00F30CF2"/>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F30CF2"/>
    <w:pPr>
      <w:keepLines/>
      <w:widowControl/>
      <w:wordWrap/>
      <w:autoSpaceDE/>
      <w:autoSpaceDN/>
      <w:spacing w:before="240" w:after="0"/>
      <w:jc w:val="left"/>
      <w:outlineLvl w:val="9"/>
    </w:pPr>
    <w:rPr>
      <w:color w:val="2F5496" w:themeColor="accent1" w:themeShade="BF"/>
      <w:kern w:val="0"/>
      <w:sz w:val="32"/>
      <w:szCs w:val="32"/>
      <w:lang w:val="ko"/>
    </w:rPr>
  </w:style>
  <w:style w:type="paragraph" w:styleId="11">
    <w:name w:val="toc 1"/>
    <w:basedOn w:val="a"/>
    <w:next w:val="a"/>
    <w:autoRedefine/>
    <w:uiPriority w:val="39"/>
    <w:unhideWhenUsed/>
    <w:rsid w:val="00F30CF2"/>
    <w:pPr>
      <w:widowControl/>
      <w:wordWrap/>
      <w:autoSpaceDE/>
      <w:autoSpaceDN/>
      <w:jc w:val="left"/>
    </w:pPr>
    <w:rPr>
      <w:kern w:val="0"/>
      <w:sz w:val="22"/>
      <w:lang w:val="ko"/>
    </w:rPr>
  </w:style>
  <w:style w:type="paragraph" w:styleId="21">
    <w:name w:val="toc 2"/>
    <w:basedOn w:val="a"/>
    <w:next w:val="a"/>
    <w:autoRedefine/>
    <w:uiPriority w:val="39"/>
    <w:unhideWhenUsed/>
    <w:rsid w:val="00F30CF2"/>
    <w:pPr>
      <w:widowControl/>
      <w:wordWrap/>
      <w:autoSpaceDE/>
      <w:autoSpaceDN/>
      <w:ind w:leftChars="200" w:left="425"/>
      <w:jc w:val="left"/>
    </w:pPr>
    <w:rPr>
      <w:kern w:val="0"/>
      <w:sz w:val="22"/>
      <w:lang w:val="ko"/>
    </w:rPr>
  </w:style>
  <w:style w:type="paragraph" w:styleId="31">
    <w:name w:val="toc 3"/>
    <w:basedOn w:val="a"/>
    <w:next w:val="a"/>
    <w:autoRedefine/>
    <w:uiPriority w:val="39"/>
    <w:unhideWhenUsed/>
    <w:rsid w:val="00F30CF2"/>
    <w:pPr>
      <w:widowControl/>
      <w:wordWrap/>
      <w:autoSpaceDE/>
      <w:autoSpaceDN/>
      <w:ind w:leftChars="400" w:left="850"/>
      <w:jc w:val="left"/>
    </w:pPr>
    <w:rPr>
      <w:kern w:val="0"/>
      <w:sz w:val="22"/>
      <w:lang w:val="ko"/>
    </w:rPr>
  </w:style>
  <w:style w:type="character" w:styleId="a4">
    <w:name w:val="Hyperlink"/>
    <w:basedOn w:val="a0"/>
    <w:uiPriority w:val="99"/>
    <w:unhideWhenUsed/>
    <w:rsid w:val="00F30CF2"/>
    <w:rPr>
      <w:color w:val="0563C1" w:themeColor="hyperlink"/>
      <w:u w:val="single"/>
    </w:rPr>
  </w:style>
  <w:style w:type="paragraph" w:styleId="a5">
    <w:name w:val="List Paragraph"/>
    <w:basedOn w:val="a"/>
    <w:link w:val="Char0"/>
    <w:uiPriority w:val="34"/>
    <w:qFormat/>
    <w:rsid w:val="00F30CF2"/>
    <w:pPr>
      <w:ind w:leftChars="400" w:left="800"/>
    </w:pPr>
  </w:style>
  <w:style w:type="paragraph" w:styleId="a6">
    <w:name w:val="Title"/>
    <w:basedOn w:val="a"/>
    <w:next w:val="a"/>
    <w:link w:val="Char1"/>
    <w:uiPriority w:val="10"/>
    <w:qFormat/>
    <w:rsid w:val="00886F01"/>
    <w:pPr>
      <w:spacing w:before="240" w:after="120"/>
      <w:jc w:val="center"/>
      <w:outlineLvl w:val="0"/>
    </w:pPr>
    <w:rPr>
      <w:rFonts w:asciiTheme="majorHAnsi" w:eastAsiaTheme="majorEastAsia" w:hAnsiTheme="majorHAnsi" w:cstheme="majorBidi"/>
      <w:bCs/>
      <w:sz w:val="32"/>
      <w:szCs w:val="32"/>
    </w:rPr>
  </w:style>
  <w:style w:type="character" w:customStyle="1" w:styleId="Char1">
    <w:name w:val="제목 Char"/>
    <w:basedOn w:val="a0"/>
    <w:link w:val="a6"/>
    <w:uiPriority w:val="10"/>
    <w:rsid w:val="00886F01"/>
    <w:rPr>
      <w:rFonts w:asciiTheme="majorHAnsi" w:eastAsiaTheme="majorEastAsia" w:hAnsiTheme="majorHAnsi" w:cstheme="majorBidi"/>
      <w:bCs/>
      <w:sz w:val="32"/>
      <w:szCs w:val="32"/>
    </w:rPr>
  </w:style>
  <w:style w:type="paragraph" w:styleId="a7">
    <w:name w:val="Balloon Text"/>
    <w:basedOn w:val="a"/>
    <w:link w:val="Char2"/>
    <w:uiPriority w:val="99"/>
    <w:semiHidden/>
    <w:unhideWhenUsed/>
    <w:rsid w:val="00D61CE0"/>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D61CE0"/>
    <w:rPr>
      <w:rFonts w:asciiTheme="majorHAnsi" w:eastAsiaTheme="majorEastAsia" w:hAnsiTheme="majorHAnsi" w:cstheme="majorBidi"/>
      <w:sz w:val="18"/>
      <w:szCs w:val="18"/>
    </w:rPr>
  </w:style>
  <w:style w:type="paragraph" w:styleId="HTML">
    <w:name w:val="HTML Preformatted"/>
    <w:basedOn w:val="a"/>
    <w:link w:val="HTMLChar"/>
    <w:uiPriority w:val="99"/>
    <w:unhideWhenUsed/>
    <w:rsid w:val="00BB5B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B5B31"/>
    <w:rPr>
      <w:rFonts w:ascii="굴림체" w:eastAsia="굴림체" w:hAnsi="굴림체" w:cs="굴림체"/>
      <w:kern w:val="0"/>
      <w:sz w:val="24"/>
      <w:szCs w:val="24"/>
    </w:rPr>
  </w:style>
  <w:style w:type="character" w:customStyle="1" w:styleId="2Char">
    <w:name w:val="제목 2 Char"/>
    <w:basedOn w:val="a0"/>
    <w:link w:val="20"/>
    <w:uiPriority w:val="9"/>
    <w:semiHidden/>
    <w:rsid w:val="00395FB6"/>
    <w:rPr>
      <w:rFonts w:asciiTheme="majorHAnsi" w:eastAsiaTheme="majorEastAsia" w:hAnsiTheme="majorHAnsi" w:cstheme="majorBidi"/>
    </w:rPr>
  </w:style>
  <w:style w:type="paragraph" w:customStyle="1" w:styleId="1">
    <w:name w:val="스타일1"/>
    <w:basedOn w:val="10"/>
    <w:link w:val="1Char0"/>
    <w:qFormat/>
    <w:rsid w:val="00B83A9D"/>
    <w:pPr>
      <w:numPr>
        <w:numId w:val="1"/>
      </w:numPr>
    </w:pPr>
    <w:rPr>
      <w:sz w:val="32"/>
    </w:rPr>
  </w:style>
  <w:style w:type="paragraph" w:customStyle="1" w:styleId="2">
    <w:name w:val="스타일2"/>
    <w:basedOn w:val="20"/>
    <w:link w:val="2Char0"/>
    <w:rsid w:val="00395FB6"/>
    <w:pPr>
      <w:numPr>
        <w:ilvl w:val="1"/>
        <w:numId w:val="1"/>
      </w:numPr>
      <w:ind w:left="567"/>
    </w:pPr>
    <w:rPr>
      <w:sz w:val="28"/>
    </w:rPr>
  </w:style>
  <w:style w:type="character" w:customStyle="1" w:styleId="Char0">
    <w:name w:val="목록 단락 Char"/>
    <w:basedOn w:val="a0"/>
    <w:link w:val="a5"/>
    <w:uiPriority w:val="34"/>
    <w:rsid w:val="00B83A9D"/>
  </w:style>
  <w:style w:type="character" w:customStyle="1" w:styleId="1Char0">
    <w:name w:val="스타일1 Char"/>
    <w:basedOn w:val="Char0"/>
    <w:link w:val="1"/>
    <w:rsid w:val="006B060A"/>
    <w:rPr>
      <w:rFonts w:asciiTheme="majorHAnsi" w:eastAsiaTheme="majorEastAsia" w:hAnsiTheme="majorHAnsi" w:cstheme="majorBidi"/>
      <w:sz w:val="32"/>
      <w:szCs w:val="28"/>
    </w:rPr>
  </w:style>
  <w:style w:type="paragraph" w:customStyle="1" w:styleId="3">
    <w:name w:val="스타일3"/>
    <w:basedOn w:val="30"/>
    <w:link w:val="3Char0"/>
    <w:qFormat/>
    <w:rsid w:val="00B83A9D"/>
    <w:pPr>
      <w:numPr>
        <w:ilvl w:val="2"/>
        <w:numId w:val="1"/>
      </w:numPr>
      <w:ind w:leftChars="0" w:left="0"/>
    </w:pPr>
    <w:rPr>
      <w:sz w:val="24"/>
    </w:rPr>
  </w:style>
  <w:style w:type="character" w:customStyle="1" w:styleId="2Char0">
    <w:name w:val="스타일2 Char"/>
    <w:basedOn w:val="Char0"/>
    <w:link w:val="2"/>
    <w:rsid w:val="00395FB6"/>
    <w:rPr>
      <w:rFonts w:asciiTheme="majorHAnsi" w:eastAsiaTheme="majorEastAsia" w:hAnsiTheme="majorHAnsi" w:cstheme="majorBidi"/>
      <w:sz w:val="28"/>
    </w:rPr>
  </w:style>
  <w:style w:type="character" w:styleId="a8">
    <w:name w:val="Strong"/>
    <w:basedOn w:val="a0"/>
    <w:uiPriority w:val="22"/>
    <w:qFormat/>
    <w:rsid w:val="006B060A"/>
    <w:rPr>
      <w:b/>
      <w:bCs/>
    </w:rPr>
  </w:style>
  <w:style w:type="character" w:customStyle="1" w:styleId="3Char0">
    <w:name w:val="스타일3 Char"/>
    <w:basedOn w:val="Char0"/>
    <w:link w:val="3"/>
    <w:rsid w:val="006B060A"/>
    <w:rPr>
      <w:rFonts w:asciiTheme="majorHAnsi" w:eastAsiaTheme="majorEastAsia" w:hAnsiTheme="majorHAnsi" w:cstheme="majorBidi"/>
      <w:sz w:val="24"/>
    </w:rPr>
  </w:style>
  <w:style w:type="paragraph" w:styleId="5">
    <w:name w:val="toc 5"/>
    <w:basedOn w:val="a"/>
    <w:next w:val="a"/>
    <w:autoRedefine/>
    <w:uiPriority w:val="39"/>
    <w:semiHidden/>
    <w:unhideWhenUsed/>
    <w:rsid w:val="00AB7DC8"/>
    <w:pPr>
      <w:ind w:leftChars="800" w:left="1700"/>
    </w:pPr>
  </w:style>
  <w:style w:type="character" w:customStyle="1" w:styleId="3Char">
    <w:name w:val="제목 3 Char"/>
    <w:basedOn w:val="a0"/>
    <w:link w:val="30"/>
    <w:uiPriority w:val="9"/>
    <w:semiHidden/>
    <w:rsid w:val="006B060A"/>
    <w:rPr>
      <w:rFonts w:asciiTheme="majorHAnsi" w:eastAsiaTheme="majorEastAsia" w:hAnsiTheme="majorHAnsi" w:cstheme="majorBidi"/>
    </w:rPr>
  </w:style>
  <w:style w:type="paragraph" w:customStyle="1" w:styleId="4">
    <w:name w:val="스타일4"/>
    <w:basedOn w:val="2"/>
    <w:link w:val="4Char"/>
    <w:qFormat/>
    <w:rsid w:val="007D21E4"/>
    <w:pPr>
      <w:ind w:right="200"/>
    </w:pPr>
  </w:style>
  <w:style w:type="character" w:customStyle="1" w:styleId="4Char">
    <w:name w:val="스타일4 Char"/>
    <w:basedOn w:val="2Char0"/>
    <w:link w:val="4"/>
    <w:rsid w:val="007D21E4"/>
    <w:rPr>
      <w:rFonts w:asciiTheme="majorHAnsi" w:eastAsiaTheme="majorEastAsia" w:hAnsiTheme="majorHAnsi" w:cstheme="majorBidi"/>
      <w:sz w:val="28"/>
    </w:rPr>
  </w:style>
  <w:style w:type="table" w:styleId="a9">
    <w:name w:val="Table Grid"/>
    <w:basedOn w:val="a1"/>
    <w:uiPriority w:val="39"/>
    <w:rsid w:val="00070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3"/>
    <w:uiPriority w:val="99"/>
    <w:unhideWhenUsed/>
    <w:rsid w:val="00E70489"/>
    <w:pPr>
      <w:tabs>
        <w:tab w:val="center" w:pos="4513"/>
        <w:tab w:val="right" w:pos="9026"/>
      </w:tabs>
      <w:snapToGrid w:val="0"/>
    </w:pPr>
  </w:style>
  <w:style w:type="character" w:customStyle="1" w:styleId="Char3">
    <w:name w:val="머리글 Char"/>
    <w:basedOn w:val="a0"/>
    <w:link w:val="aa"/>
    <w:uiPriority w:val="99"/>
    <w:rsid w:val="00E70489"/>
  </w:style>
  <w:style w:type="paragraph" w:styleId="ab">
    <w:name w:val="footer"/>
    <w:basedOn w:val="a"/>
    <w:link w:val="Char4"/>
    <w:uiPriority w:val="99"/>
    <w:unhideWhenUsed/>
    <w:rsid w:val="00E70489"/>
    <w:pPr>
      <w:tabs>
        <w:tab w:val="center" w:pos="4513"/>
        <w:tab w:val="right" w:pos="9026"/>
      </w:tabs>
      <w:snapToGrid w:val="0"/>
    </w:pPr>
  </w:style>
  <w:style w:type="character" w:customStyle="1" w:styleId="Char4">
    <w:name w:val="바닥글 Char"/>
    <w:basedOn w:val="a0"/>
    <w:link w:val="ab"/>
    <w:uiPriority w:val="99"/>
    <w:rsid w:val="00E70489"/>
  </w:style>
  <w:style w:type="paragraph" w:styleId="ac">
    <w:name w:val="Date"/>
    <w:basedOn w:val="a"/>
    <w:next w:val="a"/>
    <w:link w:val="Char5"/>
    <w:uiPriority w:val="99"/>
    <w:semiHidden/>
    <w:unhideWhenUsed/>
    <w:rsid w:val="005958C8"/>
  </w:style>
  <w:style w:type="character" w:customStyle="1" w:styleId="Char5">
    <w:name w:val="날짜 Char"/>
    <w:basedOn w:val="a0"/>
    <w:link w:val="ac"/>
    <w:uiPriority w:val="99"/>
    <w:semiHidden/>
    <w:rsid w:val="00595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6513A48B05474BA33D29BA23D9A79B"/>
        <w:category>
          <w:name w:val="일반"/>
          <w:gallery w:val="placeholder"/>
        </w:category>
        <w:types>
          <w:type w:val="bbPlcHdr"/>
        </w:types>
        <w:behaviors>
          <w:behavior w:val="content"/>
        </w:behaviors>
        <w:guid w:val="{3ED726BA-1A53-4C51-AB44-44A2979BDF2A}"/>
      </w:docPartPr>
      <w:docPartBody>
        <w:p w:rsidR="00C11CAA" w:rsidRDefault="00D95AEA" w:rsidP="00D95AEA">
          <w:pPr>
            <w:pStyle w:val="B16513A48B05474BA33D29BA23D9A79B"/>
          </w:pPr>
          <w:r>
            <w:rPr>
              <w:color w:val="2E74B5" w:themeColor="accent1" w:themeShade="BF"/>
              <w:sz w:val="24"/>
              <w:szCs w:val="24"/>
              <w:lang w:val="ko-KR"/>
            </w:rPr>
            <w:t>[회사 이름]</w:t>
          </w:r>
        </w:p>
      </w:docPartBody>
    </w:docPart>
    <w:docPart>
      <w:docPartPr>
        <w:name w:val="74CC085D9ED2416BB517BD918EEE404F"/>
        <w:category>
          <w:name w:val="일반"/>
          <w:gallery w:val="placeholder"/>
        </w:category>
        <w:types>
          <w:type w:val="bbPlcHdr"/>
        </w:types>
        <w:behaviors>
          <w:behavior w:val="content"/>
        </w:behaviors>
        <w:guid w:val="{D95B4730-FC10-4482-A34B-F416E160C8DD}"/>
      </w:docPartPr>
      <w:docPartBody>
        <w:p w:rsidR="00C11CAA" w:rsidRDefault="00D95AEA" w:rsidP="00D95AEA">
          <w:pPr>
            <w:pStyle w:val="74CC085D9ED2416BB517BD918EEE404F"/>
          </w:pPr>
          <w:r>
            <w:rPr>
              <w:rFonts w:asciiTheme="majorHAnsi" w:eastAsiaTheme="majorEastAsia" w:hAnsiTheme="majorHAnsi" w:cstheme="majorBidi"/>
              <w:color w:val="5B9BD5" w:themeColor="accent1"/>
              <w:sz w:val="88"/>
              <w:szCs w:val="88"/>
              <w:lang w:val="ko-KR"/>
            </w:rPr>
            <w:t>[문서 제목]</w:t>
          </w:r>
        </w:p>
      </w:docPartBody>
    </w:docPart>
    <w:docPart>
      <w:docPartPr>
        <w:name w:val="E0513B7E31674D5480B6C70434254602"/>
        <w:category>
          <w:name w:val="일반"/>
          <w:gallery w:val="placeholder"/>
        </w:category>
        <w:types>
          <w:type w:val="bbPlcHdr"/>
        </w:types>
        <w:behaviors>
          <w:behavior w:val="content"/>
        </w:behaviors>
        <w:guid w:val="{036FE4EF-2123-4A19-B804-5A3DBD185125}"/>
      </w:docPartPr>
      <w:docPartBody>
        <w:p w:rsidR="00C11CAA" w:rsidRDefault="00D95AEA" w:rsidP="00D95AEA">
          <w:pPr>
            <w:pStyle w:val="E0513B7E31674D5480B6C70434254602"/>
          </w:pPr>
          <w:r>
            <w:rPr>
              <w:color w:val="2E74B5" w:themeColor="accent1" w:themeShade="BF"/>
              <w:sz w:val="24"/>
              <w:szCs w:val="24"/>
              <w:lang w:val="ko-KR"/>
            </w:rPr>
            <w:t>[문서 부제]</w:t>
          </w:r>
        </w:p>
      </w:docPartBody>
    </w:docPart>
    <w:docPart>
      <w:docPartPr>
        <w:name w:val="6E0963E7BD1A4859BEA777897EA02BC0"/>
        <w:category>
          <w:name w:val="일반"/>
          <w:gallery w:val="placeholder"/>
        </w:category>
        <w:types>
          <w:type w:val="bbPlcHdr"/>
        </w:types>
        <w:behaviors>
          <w:behavior w:val="content"/>
        </w:behaviors>
        <w:guid w:val="{EC853E68-48A3-492E-B77C-D37E98CD01B0}"/>
      </w:docPartPr>
      <w:docPartBody>
        <w:p w:rsidR="00C63D14" w:rsidRDefault="00F728AF" w:rsidP="00F728AF">
          <w:pPr>
            <w:pStyle w:val="6E0963E7BD1A4859BEA777897EA02BC0"/>
          </w:pPr>
          <w:r>
            <w:rPr>
              <w:color w:val="5B9BD5" w:themeColor="accent1"/>
              <w:sz w:val="28"/>
              <w:szCs w:val="28"/>
              <w:lang w:val="ko-KR"/>
            </w:rPr>
            <w:t>[만든 이 이름]</w:t>
          </w:r>
        </w:p>
      </w:docPartBody>
    </w:docPart>
    <w:docPart>
      <w:docPartPr>
        <w:name w:val="3E668B6654F5487888003242A2E0BA00"/>
        <w:category>
          <w:name w:val="일반"/>
          <w:gallery w:val="placeholder"/>
        </w:category>
        <w:types>
          <w:type w:val="bbPlcHdr"/>
        </w:types>
        <w:behaviors>
          <w:behavior w:val="content"/>
        </w:behaviors>
        <w:guid w:val="{D9E2B1B2-3699-4E26-916F-87C6F9E2E5BC}"/>
      </w:docPartPr>
      <w:docPartBody>
        <w:p w:rsidR="00C63D14" w:rsidRDefault="00F728AF" w:rsidP="00F728AF">
          <w:pPr>
            <w:pStyle w:val="3E668B6654F5487888003242A2E0BA00"/>
          </w:pPr>
          <w:r>
            <w:rPr>
              <w:color w:val="5B9BD5" w:themeColor="accent1"/>
              <w:sz w:val="28"/>
              <w:szCs w:val="28"/>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insDel="0" w:formatting="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AEA"/>
    <w:rsid w:val="004C29C3"/>
    <w:rsid w:val="00504706"/>
    <w:rsid w:val="0074394F"/>
    <w:rsid w:val="007A2FAF"/>
    <w:rsid w:val="00913DC7"/>
    <w:rsid w:val="00957CD2"/>
    <w:rsid w:val="00961B3C"/>
    <w:rsid w:val="009D245F"/>
    <w:rsid w:val="00A04B31"/>
    <w:rsid w:val="00AA0B3B"/>
    <w:rsid w:val="00BB4C0D"/>
    <w:rsid w:val="00C11CAA"/>
    <w:rsid w:val="00C63D14"/>
    <w:rsid w:val="00D95AEA"/>
    <w:rsid w:val="00E20F4C"/>
    <w:rsid w:val="00E7294B"/>
    <w:rsid w:val="00F52A90"/>
    <w:rsid w:val="00F728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6513A48B05474BA33D29BA23D9A79B">
    <w:name w:val="B16513A48B05474BA33D29BA23D9A79B"/>
    <w:rsid w:val="00D95AEA"/>
    <w:pPr>
      <w:widowControl w:val="0"/>
      <w:wordWrap w:val="0"/>
      <w:autoSpaceDE w:val="0"/>
      <w:autoSpaceDN w:val="0"/>
    </w:pPr>
  </w:style>
  <w:style w:type="paragraph" w:customStyle="1" w:styleId="74CC085D9ED2416BB517BD918EEE404F">
    <w:name w:val="74CC085D9ED2416BB517BD918EEE404F"/>
    <w:rsid w:val="00D95AEA"/>
    <w:pPr>
      <w:widowControl w:val="0"/>
      <w:wordWrap w:val="0"/>
      <w:autoSpaceDE w:val="0"/>
      <w:autoSpaceDN w:val="0"/>
    </w:pPr>
  </w:style>
  <w:style w:type="paragraph" w:customStyle="1" w:styleId="E0513B7E31674D5480B6C70434254602">
    <w:name w:val="E0513B7E31674D5480B6C70434254602"/>
    <w:rsid w:val="00D95AEA"/>
    <w:pPr>
      <w:widowControl w:val="0"/>
      <w:wordWrap w:val="0"/>
      <w:autoSpaceDE w:val="0"/>
      <w:autoSpaceDN w:val="0"/>
    </w:pPr>
  </w:style>
  <w:style w:type="paragraph" w:customStyle="1" w:styleId="7E128AD969D04A278040DD8E913B8EC2">
    <w:name w:val="7E128AD969D04A278040DD8E913B8EC2"/>
    <w:rsid w:val="00D95AEA"/>
    <w:pPr>
      <w:widowControl w:val="0"/>
      <w:wordWrap w:val="0"/>
      <w:autoSpaceDE w:val="0"/>
      <w:autoSpaceDN w:val="0"/>
    </w:pPr>
  </w:style>
  <w:style w:type="paragraph" w:customStyle="1" w:styleId="E740E9A2CAA349D8B36154B6CDC508A4">
    <w:name w:val="E740E9A2CAA349D8B36154B6CDC508A4"/>
    <w:rsid w:val="00D95AEA"/>
    <w:pPr>
      <w:widowControl w:val="0"/>
      <w:wordWrap w:val="0"/>
      <w:autoSpaceDE w:val="0"/>
      <w:autoSpaceDN w:val="0"/>
    </w:pPr>
  </w:style>
  <w:style w:type="paragraph" w:customStyle="1" w:styleId="6E0963E7BD1A4859BEA777897EA02BC0">
    <w:name w:val="6E0963E7BD1A4859BEA777897EA02BC0"/>
    <w:rsid w:val="00F728AF"/>
    <w:pPr>
      <w:widowControl w:val="0"/>
      <w:wordWrap w:val="0"/>
      <w:autoSpaceDE w:val="0"/>
      <w:autoSpaceDN w:val="0"/>
    </w:pPr>
  </w:style>
  <w:style w:type="paragraph" w:customStyle="1" w:styleId="3E668B6654F5487888003242A2E0BA00">
    <w:name w:val="3E668B6654F5487888003242A2E0BA00"/>
    <w:rsid w:val="00F728A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02476-2E42-4FE3-8C40-DCA2C93BC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36</Pages>
  <Words>4402</Words>
  <Characters>25092</Characters>
  <Application>Microsoft Office Word</Application>
  <DocSecurity>0</DocSecurity>
  <Lines>209</Lines>
  <Paragraphs>58</Paragraphs>
  <ScaleCrop>false</ScaleCrop>
  <HeadingPairs>
    <vt:vector size="2" baseType="variant">
      <vt:variant>
        <vt:lpstr>제목</vt:lpstr>
      </vt:variant>
      <vt:variant>
        <vt:i4>1</vt:i4>
      </vt:variant>
    </vt:vector>
  </HeadingPairs>
  <TitlesOfParts>
    <vt:vector size="1" baseType="lpstr">
      <vt:lpstr>8조 보고서</vt:lpstr>
    </vt:vector>
  </TitlesOfParts>
  <Company>2019-2 소스코드 분석</Company>
  <LinksUpToDate>false</LinksUpToDate>
  <CharactersWithSpaces>29436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8조 보고서</dc:title>
  <dc:subject>2차 과제</dc:subject>
  <dc:creator>201613989 김진산                                201818207 김현수</dc:creator>
  <cp:keywords/>
  <dc:description/>
  <cp:lastModifiedBy>multicampus</cp:lastModifiedBy>
  <cp:revision>75</cp:revision>
  <dcterms:created xsi:type="dcterms:W3CDTF">2019-10-18T14:02:00Z</dcterms:created>
  <dcterms:modified xsi:type="dcterms:W3CDTF">2022-11-28T10:52:00Z</dcterms:modified>
</cp:coreProperties>
</file>